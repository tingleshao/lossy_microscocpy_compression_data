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2B6AFB9" w14:textId="77777777" w:rsidR="00433E07" w:rsidRDefault="00E10E2E" w:rsidP="009859B5">
      <w:pPr>
        <w:jc w:val="center"/>
        <w:rPr>
          <w:sz w:val="32"/>
          <w:szCs w:val="32"/>
        </w:rPr>
      </w:pPr>
      <w:r w:rsidRPr="00671EB7">
        <w:rPr>
          <w:sz w:val="32"/>
          <w:szCs w:val="32"/>
        </w:rPr>
        <w:t>Analysis</w:t>
      </w:r>
      <w:r w:rsidR="003F1C89" w:rsidRPr="00671EB7">
        <w:rPr>
          <w:sz w:val="32"/>
          <w:szCs w:val="32"/>
        </w:rPr>
        <w:t>-Awar</w:t>
      </w:r>
      <w:r w:rsidR="0083106C" w:rsidRPr="00671EB7">
        <w:rPr>
          <w:sz w:val="32"/>
          <w:szCs w:val="32"/>
        </w:rPr>
        <w:t>e Microscopy Video Compression</w:t>
      </w:r>
    </w:p>
    <w:p w14:paraId="0354F427" w14:textId="77777777" w:rsidR="008E7C36" w:rsidRPr="00671EB7" w:rsidRDefault="008E7C36" w:rsidP="009859B5">
      <w:pPr>
        <w:jc w:val="center"/>
        <w:rPr>
          <w:sz w:val="32"/>
          <w:szCs w:val="32"/>
        </w:rPr>
      </w:pPr>
    </w:p>
    <w:p w14:paraId="6F3BD754" w14:textId="5ED65514" w:rsidR="00076860" w:rsidRPr="00671EB7" w:rsidRDefault="00076860">
      <w:pPr>
        <w:rPr>
          <w:sz w:val="20"/>
          <w:szCs w:val="20"/>
        </w:rPr>
      </w:pPr>
    </w:p>
    <w:p w14:paraId="32DFF7F1" w14:textId="77777777" w:rsidR="00D15A1A" w:rsidRPr="00671EB7" w:rsidRDefault="00D15A1A">
      <w:pPr>
        <w:rPr>
          <w:sz w:val="20"/>
          <w:szCs w:val="20"/>
        </w:rPr>
      </w:pPr>
    </w:p>
    <w:p w14:paraId="65C0A607" w14:textId="230A8E4D" w:rsidR="00076860" w:rsidRPr="00671EB7" w:rsidRDefault="00076860">
      <w:pPr>
        <w:rPr>
          <w:b/>
        </w:rPr>
      </w:pPr>
      <w:r w:rsidRPr="00671EB7">
        <w:rPr>
          <w:b/>
        </w:rPr>
        <w:t>Abstract</w:t>
      </w:r>
      <w:r w:rsidR="008F1822" w:rsidRPr="00671EB7">
        <w:rPr>
          <w:b/>
        </w:rPr>
        <w:t xml:space="preserve"> </w:t>
      </w:r>
    </w:p>
    <w:p w14:paraId="028D2E4A" w14:textId="77777777" w:rsidR="00F64B8F" w:rsidRPr="00671EB7" w:rsidRDefault="00F64B8F">
      <w:pPr>
        <w:rPr>
          <w:sz w:val="20"/>
          <w:szCs w:val="20"/>
        </w:rPr>
      </w:pPr>
    </w:p>
    <w:p w14:paraId="2AAE45C4" w14:textId="1D25163A" w:rsidR="00076860" w:rsidRPr="00671EB7" w:rsidRDefault="003E4D1B" w:rsidP="00EF2F87">
      <w:pPr>
        <w:rPr>
          <w:sz w:val="20"/>
          <w:szCs w:val="20"/>
        </w:rPr>
      </w:pPr>
      <w:r w:rsidRPr="00671EB7">
        <w:rPr>
          <w:sz w:val="20"/>
          <w:szCs w:val="20"/>
        </w:rPr>
        <w:t xml:space="preserve">This paper </w:t>
      </w:r>
      <w:r w:rsidR="002B1822">
        <w:rPr>
          <w:sz w:val="20"/>
          <w:szCs w:val="20"/>
        </w:rPr>
        <w:t>introduces</w:t>
      </w:r>
      <w:r w:rsidR="002B1822" w:rsidRPr="00671EB7">
        <w:rPr>
          <w:sz w:val="20"/>
          <w:szCs w:val="20"/>
        </w:rPr>
        <w:t xml:space="preserve"> </w:t>
      </w:r>
      <w:r w:rsidR="008854C5" w:rsidRPr="00671EB7">
        <w:rPr>
          <w:sz w:val="20"/>
          <w:szCs w:val="20"/>
        </w:rPr>
        <w:t>a</w:t>
      </w:r>
      <w:r w:rsidR="008C1D17" w:rsidRPr="00671EB7">
        <w:rPr>
          <w:sz w:val="20"/>
          <w:szCs w:val="20"/>
        </w:rPr>
        <w:t>n</w:t>
      </w:r>
      <w:ins w:id="0" w:author="Chong Shao" w:date="2016-10-30T14:43:00Z">
        <w:r w:rsidR="00A26294">
          <w:rPr>
            <w:sz w:val="20"/>
            <w:szCs w:val="20"/>
          </w:rPr>
          <w:t xml:space="preserve"> approach to</w:t>
        </w:r>
      </w:ins>
      <w:r w:rsidR="008C1D17" w:rsidRPr="00671EB7">
        <w:rPr>
          <w:sz w:val="20"/>
          <w:szCs w:val="20"/>
        </w:rPr>
        <w:t xml:space="preserve"> analysis-aware </w:t>
      </w:r>
      <w:r w:rsidR="008854C5" w:rsidRPr="00671EB7">
        <w:rPr>
          <w:sz w:val="20"/>
          <w:szCs w:val="20"/>
        </w:rPr>
        <w:t>microscopy video</w:t>
      </w:r>
      <w:r w:rsidR="00433E07" w:rsidRPr="00671EB7">
        <w:rPr>
          <w:sz w:val="20"/>
          <w:szCs w:val="20"/>
        </w:rPr>
        <w:t xml:space="preserve"> compression</w:t>
      </w:r>
      <w:r w:rsidR="008C1D17" w:rsidRPr="00671EB7">
        <w:rPr>
          <w:sz w:val="20"/>
          <w:szCs w:val="20"/>
        </w:rPr>
        <w:t xml:space="preserve"> method</w:t>
      </w:r>
      <w:r w:rsidR="002B1822">
        <w:rPr>
          <w:sz w:val="20"/>
          <w:szCs w:val="20"/>
        </w:rPr>
        <w:t>. This method is designed for</w:t>
      </w:r>
      <w:r w:rsidR="00F73370" w:rsidRPr="00671EB7">
        <w:rPr>
          <w:sz w:val="20"/>
          <w:szCs w:val="20"/>
        </w:rPr>
        <w:t xml:space="preserve"> </w:t>
      </w:r>
      <w:r w:rsidR="002F008A" w:rsidRPr="00671EB7">
        <w:rPr>
          <w:sz w:val="20"/>
          <w:szCs w:val="20"/>
        </w:rPr>
        <w:t xml:space="preserve">microscopy videos </w:t>
      </w:r>
      <w:r w:rsidR="002B1822">
        <w:rPr>
          <w:sz w:val="20"/>
          <w:szCs w:val="20"/>
        </w:rPr>
        <w:t>that are</w:t>
      </w:r>
      <w:r w:rsidR="002B1822" w:rsidRPr="00671EB7">
        <w:rPr>
          <w:sz w:val="20"/>
          <w:szCs w:val="20"/>
        </w:rPr>
        <w:t xml:space="preserve"> </w:t>
      </w:r>
      <w:r w:rsidR="002F008A" w:rsidRPr="00671EB7">
        <w:rPr>
          <w:sz w:val="20"/>
          <w:szCs w:val="20"/>
        </w:rPr>
        <w:t>consumed by scientific analysis</w:t>
      </w:r>
      <w:r w:rsidR="001B740E" w:rsidRPr="00671EB7">
        <w:rPr>
          <w:sz w:val="20"/>
          <w:szCs w:val="20"/>
        </w:rPr>
        <w:t xml:space="preserve"> algorithms</w:t>
      </w:r>
      <w:r w:rsidR="002F008A" w:rsidRPr="00671EB7">
        <w:rPr>
          <w:sz w:val="20"/>
          <w:szCs w:val="20"/>
        </w:rPr>
        <w:t xml:space="preserve"> rather than </w:t>
      </w:r>
      <w:r w:rsidR="00560525">
        <w:rPr>
          <w:sz w:val="20"/>
          <w:szCs w:val="20"/>
        </w:rPr>
        <w:t xml:space="preserve">by </w:t>
      </w:r>
      <w:ins w:id="1" w:author="Chong Shao" w:date="2016-10-30T14:44:00Z">
        <w:r w:rsidR="00A26294">
          <w:rPr>
            <w:sz w:val="20"/>
            <w:szCs w:val="20"/>
          </w:rPr>
          <w:t xml:space="preserve">the </w:t>
        </w:r>
      </w:ins>
      <w:r w:rsidR="002F008A" w:rsidRPr="00671EB7">
        <w:rPr>
          <w:sz w:val="20"/>
          <w:szCs w:val="20"/>
        </w:rPr>
        <w:t>human visual system</w:t>
      </w:r>
      <w:r w:rsidR="00995635" w:rsidRPr="00671EB7">
        <w:rPr>
          <w:sz w:val="20"/>
          <w:szCs w:val="20"/>
        </w:rPr>
        <w:t>.</w:t>
      </w:r>
      <w:r w:rsidR="00124A95" w:rsidRPr="00671EB7">
        <w:rPr>
          <w:sz w:val="20"/>
          <w:szCs w:val="20"/>
        </w:rPr>
        <w:t xml:space="preserve"> </w:t>
      </w:r>
      <w:r w:rsidR="002B1822">
        <w:rPr>
          <w:sz w:val="20"/>
          <w:szCs w:val="20"/>
        </w:rPr>
        <w:t>We</w:t>
      </w:r>
      <w:r w:rsidR="0088308B" w:rsidRPr="00671EB7">
        <w:rPr>
          <w:sz w:val="20"/>
          <w:szCs w:val="20"/>
        </w:rPr>
        <w:t xml:space="preserve"> </w:t>
      </w:r>
      <w:r w:rsidR="00B80DA0" w:rsidRPr="00671EB7">
        <w:rPr>
          <w:sz w:val="20"/>
          <w:szCs w:val="20"/>
        </w:rPr>
        <w:t>defi</w:t>
      </w:r>
      <w:r w:rsidR="00124A95" w:rsidRPr="00671EB7">
        <w:rPr>
          <w:sz w:val="20"/>
          <w:szCs w:val="20"/>
        </w:rPr>
        <w:t>ne</w:t>
      </w:r>
      <w:r w:rsidR="00B80DA0" w:rsidRPr="00671EB7">
        <w:rPr>
          <w:sz w:val="20"/>
          <w:szCs w:val="20"/>
        </w:rPr>
        <w:t xml:space="preserve"> the quality of a </w:t>
      </w:r>
      <w:r w:rsidR="002F008A" w:rsidRPr="00671EB7">
        <w:rPr>
          <w:sz w:val="20"/>
          <w:szCs w:val="20"/>
        </w:rPr>
        <w:t xml:space="preserve">microscopy </w:t>
      </w:r>
      <w:r w:rsidR="00B80DA0" w:rsidRPr="00671EB7">
        <w:rPr>
          <w:sz w:val="20"/>
          <w:szCs w:val="20"/>
        </w:rPr>
        <w:t xml:space="preserve">video based on the </w:t>
      </w:r>
      <w:r w:rsidR="00564FF6" w:rsidRPr="00671EB7">
        <w:rPr>
          <w:sz w:val="20"/>
          <w:szCs w:val="20"/>
        </w:rPr>
        <w:t xml:space="preserve">level of </w:t>
      </w:r>
      <w:r w:rsidR="0088308B" w:rsidRPr="00671EB7">
        <w:rPr>
          <w:sz w:val="20"/>
          <w:szCs w:val="20"/>
        </w:rPr>
        <w:t>preservation</w:t>
      </w:r>
      <w:r w:rsidR="00B80DA0" w:rsidRPr="00671EB7">
        <w:rPr>
          <w:sz w:val="20"/>
          <w:szCs w:val="20"/>
        </w:rPr>
        <w:t xml:space="preserve"> of </w:t>
      </w:r>
      <w:del w:id="2" w:author="Chong Shao" w:date="2016-10-30T14:44:00Z">
        <w:r w:rsidR="002B1822" w:rsidDel="00A26294">
          <w:rPr>
            <w:sz w:val="20"/>
            <w:szCs w:val="20"/>
          </w:rPr>
          <w:delText>the</w:delText>
        </w:r>
        <w:r w:rsidR="002B1822" w:rsidRPr="00671EB7" w:rsidDel="00A26294">
          <w:rPr>
            <w:sz w:val="20"/>
            <w:szCs w:val="20"/>
          </w:rPr>
          <w:delText xml:space="preserve"> </w:delText>
        </w:r>
      </w:del>
      <w:r w:rsidR="00B80DA0" w:rsidRPr="00671EB7">
        <w:rPr>
          <w:sz w:val="20"/>
          <w:szCs w:val="20"/>
        </w:rPr>
        <w:t xml:space="preserve">analysis </w:t>
      </w:r>
      <w:r w:rsidR="0088308B" w:rsidRPr="00671EB7">
        <w:rPr>
          <w:sz w:val="20"/>
          <w:szCs w:val="20"/>
        </w:rPr>
        <w:t>result</w:t>
      </w:r>
      <w:ins w:id="3" w:author="Chong Shao" w:date="2016-10-30T14:44:00Z">
        <w:r w:rsidR="00A26294">
          <w:rPr>
            <w:sz w:val="20"/>
            <w:szCs w:val="20"/>
          </w:rPr>
          <w:t>s</w:t>
        </w:r>
      </w:ins>
      <w:r w:rsidR="00B80DA0" w:rsidRPr="00671EB7">
        <w:rPr>
          <w:sz w:val="20"/>
          <w:szCs w:val="20"/>
        </w:rPr>
        <w:t xml:space="preserve">. </w:t>
      </w:r>
      <w:r w:rsidR="00B3633A" w:rsidRPr="00671EB7">
        <w:rPr>
          <w:sz w:val="20"/>
          <w:szCs w:val="20"/>
        </w:rPr>
        <w:t xml:space="preserve">We evaluated our method </w:t>
      </w:r>
      <w:r w:rsidR="002B1822">
        <w:rPr>
          <w:sz w:val="20"/>
          <w:szCs w:val="20"/>
        </w:rPr>
        <w:t>with</w:t>
      </w:r>
      <w:r w:rsidR="002B1822" w:rsidRPr="00671EB7">
        <w:rPr>
          <w:sz w:val="20"/>
          <w:szCs w:val="20"/>
        </w:rPr>
        <w:t xml:space="preserve"> </w:t>
      </w:r>
      <w:r w:rsidR="00AF7C0D" w:rsidRPr="00671EB7">
        <w:rPr>
          <w:sz w:val="20"/>
          <w:szCs w:val="20"/>
        </w:rPr>
        <w:t>a</w:t>
      </w:r>
      <w:r w:rsidR="002B1822">
        <w:rPr>
          <w:sz w:val="20"/>
          <w:szCs w:val="20"/>
        </w:rPr>
        <w:t xml:space="preserve"> bead</w:t>
      </w:r>
      <w:del w:id="4" w:author="Chong Shao" w:date="2016-10-30T14:44:00Z">
        <w:r w:rsidR="002B1822" w:rsidDel="00A26294">
          <w:rPr>
            <w:sz w:val="20"/>
            <w:szCs w:val="20"/>
          </w:rPr>
          <w:delText>s</w:delText>
        </w:r>
      </w:del>
      <w:r w:rsidR="002B1822">
        <w:rPr>
          <w:sz w:val="20"/>
          <w:szCs w:val="20"/>
        </w:rPr>
        <w:t xml:space="preserve"> </w:t>
      </w:r>
      <w:r w:rsidR="00B3633A" w:rsidRPr="00671EB7">
        <w:rPr>
          <w:sz w:val="20"/>
          <w:szCs w:val="20"/>
        </w:rPr>
        <w:t>tracking</w:t>
      </w:r>
      <w:r w:rsidR="002B1822">
        <w:rPr>
          <w:sz w:val="20"/>
          <w:szCs w:val="20"/>
        </w:rPr>
        <w:t xml:space="preserve"> analysis program</w:t>
      </w:r>
      <w:r w:rsidR="00B3633A" w:rsidRPr="00671EB7">
        <w:rPr>
          <w:sz w:val="20"/>
          <w:szCs w:val="20"/>
        </w:rPr>
        <w:t xml:space="preserve">. </w:t>
      </w:r>
      <w:r w:rsidR="00C26786" w:rsidRPr="00671EB7">
        <w:rPr>
          <w:sz w:val="20"/>
          <w:szCs w:val="20"/>
        </w:rPr>
        <w:t>For the same error level in the analysis result,</w:t>
      </w:r>
      <w:r w:rsidR="00E96DF4" w:rsidRPr="00671EB7">
        <w:rPr>
          <w:sz w:val="20"/>
          <w:szCs w:val="20"/>
        </w:rPr>
        <w:t xml:space="preserve"> our</w:t>
      </w:r>
      <w:r w:rsidR="007007ED" w:rsidRPr="00671EB7">
        <w:rPr>
          <w:sz w:val="20"/>
          <w:szCs w:val="20"/>
        </w:rPr>
        <w:t xml:space="preserve"> method</w:t>
      </w:r>
      <w:r w:rsidR="00B80DA0" w:rsidRPr="00671EB7">
        <w:rPr>
          <w:sz w:val="20"/>
          <w:szCs w:val="20"/>
        </w:rPr>
        <w:t xml:space="preserve"> </w:t>
      </w:r>
      <w:r w:rsidR="0001592D" w:rsidRPr="00671EB7">
        <w:rPr>
          <w:sz w:val="20"/>
          <w:szCs w:val="20"/>
        </w:rPr>
        <w:t xml:space="preserve">can </w:t>
      </w:r>
      <w:r w:rsidR="002F008A" w:rsidRPr="00671EB7">
        <w:rPr>
          <w:sz w:val="20"/>
          <w:szCs w:val="20"/>
        </w:rPr>
        <w:t>compres</w:t>
      </w:r>
      <w:r w:rsidR="0001592D" w:rsidRPr="00671EB7">
        <w:rPr>
          <w:sz w:val="20"/>
          <w:szCs w:val="20"/>
        </w:rPr>
        <w:t>s</w:t>
      </w:r>
      <w:r w:rsidR="002F008A" w:rsidRPr="00671EB7">
        <w:rPr>
          <w:sz w:val="20"/>
          <w:szCs w:val="20"/>
        </w:rPr>
        <w:t xml:space="preserve"> a microscopy </w:t>
      </w:r>
      <w:r w:rsidR="00B80DA0" w:rsidRPr="00671EB7">
        <w:rPr>
          <w:sz w:val="20"/>
          <w:szCs w:val="20"/>
        </w:rPr>
        <w:t>video</w:t>
      </w:r>
      <w:r w:rsidR="002F008A" w:rsidRPr="00671EB7">
        <w:rPr>
          <w:sz w:val="20"/>
          <w:szCs w:val="20"/>
        </w:rPr>
        <w:t xml:space="preserve"> </w:t>
      </w:r>
      <w:r w:rsidR="00E41D0C" w:rsidRPr="00671EB7">
        <w:rPr>
          <w:sz w:val="20"/>
          <w:szCs w:val="20"/>
        </w:rPr>
        <w:t xml:space="preserve">into a much </w:t>
      </w:r>
      <w:r w:rsidR="002F008A" w:rsidRPr="00671EB7">
        <w:rPr>
          <w:sz w:val="20"/>
          <w:szCs w:val="20"/>
        </w:rPr>
        <w:t>smaller</w:t>
      </w:r>
      <w:r w:rsidR="00E41D0C" w:rsidRPr="00671EB7">
        <w:rPr>
          <w:sz w:val="20"/>
          <w:szCs w:val="20"/>
        </w:rPr>
        <w:t xml:space="preserve"> size</w:t>
      </w:r>
      <w:r w:rsidR="002F008A" w:rsidRPr="00671EB7">
        <w:rPr>
          <w:sz w:val="20"/>
          <w:szCs w:val="20"/>
        </w:rPr>
        <w:t xml:space="preserve"> </w:t>
      </w:r>
      <w:ins w:id="5" w:author="Chong Shao" w:date="2016-12-20T22:11:00Z">
        <w:r w:rsidR="00E62851">
          <w:rPr>
            <w:sz w:val="20"/>
            <w:szCs w:val="20"/>
          </w:rPr>
          <w:t xml:space="preserve">(TODO: be specific) </w:t>
        </w:r>
      </w:ins>
      <w:r w:rsidR="002F008A" w:rsidRPr="00671EB7">
        <w:rPr>
          <w:sz w:val="20"/>
          <w:szCs w:val="20"/>
        </w:rPr>
        <w:t>than modern well-known techniques such as H.26</w:t>
      </w:r>
      <w:r w:rsidR="00CB6D29" w:rsidRPr="00671EB7">
        <w:rPr>
          <w:sz w:val="20"/>
          <w:szCs w:val="20"/>
        </w:rPr>
        <w:t>4</w:t>
      </w:r>
      <w:r w:rsidR="00F22CE0" w:rsidRPr="00671EB7">
        <w:rPr>
          <w:sz w:val="20"/>
          <w:szCs w:val="20"/>
        </w:rPr>
        <w:t xml:space="preserve"> </w:t>
      </w:r>
      <w:r w:rsidR="001B740E" w:rsidRPr="00671EB7">
        <w:rPr>
          <w:sz w:val="20"/>
          <w:szCs w:val="20"/>
        </w:rPr>
        <w:t xml:space="preserve">method </w:t>
      </w:r>
      <w:r w:rsidR="00F22CE0" w:rsidRPr="00671EB7">
        <w:rPr>
          <w:sz w:val="20"/>
          <w:szCs w:val="20"/>
        </w:rPr>
        <w:t>does</w:t>
      </w:r>
      <w:r w:rsidR="002F008A" w:rsidRPr="00671EB7">
        <w:rPr>
          <w:sz w:val="20"/>
          <w:szCs w:val="20"/>
        </w:rPr>
        <w:t xml:space="preserve">. </w:t>
      </w:r>
      <w:r w:rsidR="00DC7C75" w:rsidRPr="00671EB7">
        <w:rPr>
          <w:sz w:val="20"/>
          <w:szCs w:val="20"/>
        </w:rPr>
        <w:t>C</w:t>
      </w:r>
      <w:r w:rsidR="002F008A" w:rsidRPr="00671EB7">
        <w:rPr>
          <w:sz w:val="20"/>
          <w:szCs w:val="20"/>
        </w:rPr>
        <w:t>o</w:t>
      </w:r>
      <w:r w:rsidR="002C7549" w:rsidRPr="00671EB7">
        <w:rPr>
          <w:sz w:val="20"/>
          <w:szCs w:val="20"/>
        </w:rPr>
        <w:t>mpa</w:t>
      </w:r>
      <w:r w:rsidR="002F008A" w:rsidRPr="00671EB7">
        <w:rPr>
          <w:sz w:val="20"/>
          <w:szCs w:val="20"/>
        </w:rPr>
        <w:t>r</w:t>
      </w:r>
      <w:r w:rsidR="00DC7C75" w:rsidRPr="00671EB7">
        <w:rPr>
          <w:sz w:val="20"/>
          <w:szCs w:val="20"/>
        </w:rPr>
        <w:t>ing</w:t>
      </w:r>
      <w:r w:rsidR="002C7549" w:rsidRPr="00671EB7">
        <w:rPr>
          <w:sz w:val="20"/>
          <w:szCs w:val="20"/>
        </w:rPr>
        <w:t xml:space="preserve"> </w:t>
      </w:r>
      <w:r w:rsidR="00DC7C75" w:rsidRPr="00671EB7">
        <w:rPr>
          <w:sz w:val="20"/>
          <w:szCs w:val="20"/>
        </w:rPr>
        <w:t>against</w:t>
      </w:r>
      <w:r w:rsidR="002C7549" w:rsidRPr="00671EB7">
        <w:rPr>
          <w:sz w:val="20"/>
          <w:szCs w:val="20"/>
        </w:rPr>
        <w:t xml:space="preserve"> </w:t>
      </w:r>
      <w:r w:rsidR="00B5359D">
        <w:rPr>
          <w:sz w:val="20"/>
          <w:szCs w:val="20"/>
        </w:rPr>
        <w:t>a</w:t>
      </w:r>
      <w:r w:rsidR="001B740E" w:rsidRPr="00671EB7">
        <w:rPr>
          <w:sz w:val="20"/>
          <w:szCs w:val="20"/>
        </w:rPr>
        <w:t xml:space="preserve"> similar</w:t>
      </w:r>
      <w:r w:rsidR="00B80DA0" w:rsidRPr="00671EB7">
        <w:rPr>
          <w:sz w:val="20"/>
          <w:szCs w:val="20"/>
        </w:rPr>
        <w:t xml:space="preserve"> </w:t>
      </w:r>
      <w:r w:rsidR="002C7549" w:rsidRPr="00671EB7">
        <w:rPr>
          <w:sz w:val="20"/>
          <w:szCs w:val="20"/>
        </w:rPr>
        <w:t xml:space="preserve">microscopy </w:t>
      </w:r>
      <w:r w:rsidR="002F008A" w:rsidRPr="00671EB7">
        <w:rPr>
          <w:sz w:val="20"/>
          <w:szCs w:val="20"/>
        </w:rPr>
        <w:t xml:space="preserve">video compression technique that </w:t>
      </w:r>
      <w:r w:rsidR="001B740E" w:rsidRPr="00671EB7">
        <w:rPr>
          <w:sz w:val="20"/>
          <w:szCs w:val="20"/>
        </w:rPr>
        <w:t>is</w:t>
      </w:r>
      <w:r w:rsidR="00B80DA0" w:rsidRPr="00671EB7">
        <w:rPr>
          <w:sz w:val="20"/>
          <w:szCs w:val="20"/>
        </w:rPr>
        <w:t xml:space="preserve"> </w:t>
      </w:r>
      <w:r w:rsidR="001B740E" w:rsidRPr="00671EB7">
        <w:rPr>
          <w:sz w:val="20"/>
          <w:szCs w:val="20"/>
        </w:rPr>
        <w:t xml:space="preserve">designed </w:t>
      </w:r>
      <w:r w:rsidR="002F008A" w:rsidRPr="00671EB7">
        <w:rPr>
          <w:sz w:val="20"/>
          <w:szCs w:val="20"/>
        </w:rPr>
        <w:t xml:space="preserve">for yielding </w:t>
      </w:r>
      <w:r w:rsidR="001B740E" w:rsidRPr="00671EB7">
        <w:rPr>
          <w:sz w:val="20"/>
          <w:szCs w:val="20"/>
        </w:rPr>
        <w:t xml:space="preserve">the exact same </w:t>
      </w:r>
      <w:r w:rsidR="002F008A" w:rsidRPr="00671EB7">
        <w:rPr>
          <w:sz w:val="20"/>
          <w:szCs w:val="20"/>
        </w:rPr>
        <w:t xml:space="preserve">result by </w:t>
      </w:r>
      <w:r w:rsidR="00B80DA0" w:rsidRPr="00671EB7">
        <w:rPr>
          <w:sz w:val="20"/>
          <w:szCs w:val="20"/>
        </w:rPr>
        <w:t>analysis algorithm</w:t>
      </w:r>
      <w:r w:rsidR="002F008A" w:rsidRPr="00671EB7">
        <w:rPr>
          <w:sz w:val="20"/>
          <w:szCs w:val="20"/>
        </w:rPr>
        <w:t>s</w:t>
      </w:r>
      <w:r w:rsidR="004343CF" w:rsidRPr="00671EB7">
        <w:rPr>
          <w:sz w:val="20"/>
          <w:szCs w:val="20"/>
        </w:rPr>
        <w:t>, our</w:t>
      </w:r>
      <w:r w:rsidR="002C7549" w:rsidRPr="00671EB7">
        <w:rPr>
          <w:sz w:val="20"/>
          <w:szCs w:val="20"/>
        </w:rPr>
        <w:t xml:space="preserve"> metho</w:t>
      </w:r>
      <w:r w:rsidR="004343CF" w:rsidRPr="00671EB7">
        <w:rPr>
          <w:sz w:val="20"/>
          <w:szCs w:val="20"/>
        </w:rPr>
        <w:t>d</w:t>
      </w:r>
      <w:r w:rsidR="002F008A" w:rsidRPr="00671EB7">
        <w:rPr>
          <w:sz w:val="20"/>
          <w:szCs w:val="20"/>
        </w:rPr>
        <w:t xml:space="preserve"> gives</w:t>
      </w:r>
      <w:r w:rsidR="002C7549" w:rsidRPr="00671EB7">
        <w:rPr>
          <w:sz w:val="20"/>
          <w:szCs w:val="20"/>
        </w:rPr>
        <w:t xml:space="preserve"> more flexibility for </w:t>
      </w:r>
      <w:r w:rsidR="001B740E" w:rsidRPr="00671EB7">
        <w:rPr>
          <w:sz w:val="20"/>
          <w:szCs w:val="20"/>
        </w:rPr>
        <w:t xml:space="preserve">a </w:t>
      </w:r>
      <w:r w:rsidR="002C7549" w:rsidRPr="00671EB7">
        <w:rPr>
          <w:sz w:val="20"/>
          <w:szCs w:val="20"/>
        </w:rPr>
        <w:t xml:space="preserve">user to control the quality.  </w:t>
      </w:r>
    </w:p>
    <w:p w14:paraId="7AB74744" w14:textId="77777777" w:rsidR="00076860" w:rsidRPr="00671EB7" w:rsidRDefault="00076860">
      <w:pPr>
        <w:rPr>
          <w:sz w:val="20"/>
          <w:szCs w:val="20"/>
        </w:rPr>
      </w:pPr>
    </w:p>
    <w:p w14:paraId="63F8B2E2" w14:textId="26F52BC8" w:rsidR="00DA543A" w:rsidRPr="00671EB7" w:rsidRDefault="001B1814">
      <w:pPr>
        <w:rPr>
          <w:b/>
        </w:rPr>
      </w:pPr>
      <w:r w:rsidRPr="00671EB7">
        <w:rPr>
          <w:b/>
        </w:rPr>
        <w:t xml:space="preserve">1. </w:t>
      </w:r>
      <w:r w:rsidR="00076860" w:rsidRPr="00671EB7">
        <w:rPr>
          <w:b/>
        </w:rPr>
        <w:t>Introduction</w:t>
      </w:r>
      <w:r w:rsidR="008F64F8" w:rsidRPr="00671EB7">
        <w:rPr>
          <w:b/>
        </w:rPr>
        <w:t xml:space="preserve"> </w:t>
      </w:r>
    </w:p>
    <w:p w14:paraId="601E3968" w14:textId="77777777" w:rsidR="00F64B8F" w:rsidRPr="00671EB7" w:rsidRDefault="00F64B8F">
      <w:pPr>
        <w:rPr>
          <w:sz w:val="20"/>
          <w:szCs w:val="20"/>
        </w:rPr>
      </w:pPr>
    </w:p>
    <w:p w14:paraId="106DF8E2" w14:textId="75DDED32" w:rsidR="00EC33DB" w:rsidRPr="00671EB7" w:rsidRDefault="00AA4FB1">
      <w:pPr>
        <w:rPr>
          <w:sz w:val="20"/>
          <w:szCs w:val="20"/>
        </w:rPr>
      </w:pPr>
      <w:r w:rsidRPr="00671EB7">
        <w:rPr>
          <w:sz w:val="20"/>
          <w:szCs w:val="20"/>
        </w:rPr>
        <w:t>The emerg</w:t>
      </w:r>
      <w:r w:rsidR="00D83AC4">
        <w:rPr>
          <w:sz w:val="20"/>
          <w:szCs w:val="20"/>
        </w:rPr>
        <w:t>e</w:t>
      </w:r>
      <w:r w:rsidRPr="00671EB7">
        <w:rPr>
          <w:sz w:val="20"/>
          <w:szCs w:val="20"/>
        </w:rPr>
        <w:t xml:space="preserve"> of high-resolution, high-throughput microscopy</w:t>
      </w:r>
      <w:r w:rsidR="002A4736" w:rsidRPr="00671EB7">
        <w:rPr>
          <w:sz w:val="20"/>
          <w:szCs w:val="20"/>
        </w:rPr>
        <w:t xml:space="preserve"> system</w:t>
      </w:r>
      <w:r w:rsidR="009872C2">
        <w:rPr>
          <w:sz w:val="20"/>
          <w:szCs w:val="20"/>
        </w:rPr>
        <w:t xml:space="preserve"> such as one described in [2]</w:t>
      </w:r>
      <w:r w:rsidR="002A4736" w:rsidRPr="00671EB7">
        <w:rPr>
          <w:sz w:val="20"/>
          <w:szCs w:val="20"/>
        </w:rPr>
        <w:t xml:space="preserve"> is driving</w:t>
      </w:r>
      <w:r w:rsidR="003915BE" w:rsidRPr="00671EB7">
        <w:rPr>
          <w:sz w:val="20"/>
          <w:szCs w:val="20"/>
        </w:rPr>
        <w:t xml:space="preserve"> the</w:t>
      </w:r>
      <w:r w:rsidR="002A4736" w:rsidRPr="00671EB7">
        <w:rPr>
          <w:sz w:val="20"/>
          <w:szCs w:val="20"/>
        </w:rPr>
        <w:t xml:space="preserve"> growth of</w:t>
      </w:r>
      <w:r w:rsidR="002C54C4" w:rsidRPr="00671EB7">
        <w:rPr>
          <w:sz w:val="20"/>
          <w:szCs w:val="20"/>
        </w:rPr>
        <w:t xml:space="preserve"> video</w:t>
      </w:r>
      <w:r w:rsidR="002A4736" w:rsidRPr="00671EB7">
        <w:rPr>
          <w:sz w:val="20"/>
          <w:szCs w:val="20"/>
        </w:rPr>
        <w:t xml:space="preserve"> data</w:t>
      </w:r>
      <w:r w:rsidR="00BA112E" w:rsidRPr="00671EB7">
        <w:rPr>
          <w:sz w:val="20"/>
          <w:szCs w:val="20"/>
        </w:rPr>
        <w:t xml:space="preserve"> siz</w:t>
      </w:r>
      <w:r w:rsidR="002C54C4" w:rsidRPr="00671EB7">
        <w:rPr>
          <w:sz w:val="20"/>
          <w:szCs w:val="20"/>
        </w:rPr>
        <w:t xml:space="preserve">e </w:t>
      </w:r>
      <w:r w:rsidR="002A4736" w:rsidRPr="00671EB7">
        <w:rPr>
          <w:sz w:val="20"/>
          <w:szCs w:val="20"/>
        </w:rPr>
        <w:t xml:space="preserve">produced by </w:t>
      </w:r>
      <w:r w:rsidR="002E2736" w:rsidRPr="00671EB7">
        <w:rPr>
          <w:sz w:val="20"/>
          <w:szCs w:val="20"/>
        </w:rPr>
        <w:t xml:space="preserve">scientific </w:t>
      </w:r>
      <w:r w:rsidR="002A4736" w:rsidRPr="00671EB7">
        <w:rPr>
          <w:sz w:val="20"/>
          <w:szCs w:val="20"/>
        </w:rPr>
        <w:t>experiment</w:t>
      </w:r>
      <w:r w:rsidR="00157C06" w:rsidRPr="00671EB7">
        <w:rPr>
          <w:sz w:val="20"/>
          <w:szCs w:val="20"/>
        </w:rPr>
        <w:t>s</w:t>
      </w:r>
      <w:r w:rsidR="002A4736" w:rsidRPr="00671EB7">
        <w:rPr>
          <w:sz w:val="20"/>
          <w:szCs w:val="20"/>
        </w:rPr>
        <w:t xml:space="preserve">. </w:t>
      </w:r>
      <w:r w:rsidR="002E2736" w:rsidRPr="00671EB7">
        <w:rPr>
          <w:sz w:val="20"/>
          <w:szCs w:val="20"/>
        </w:rPr>
        <w:t>However</w:t>
      </w:r>
      <w:r w:rsidR="002C54C4" w:rsidRPr="00671EB7">
        <w:rPr>
          <w:sz w:val="20"/>
          <w:szCs w:val="20"/>
        </w:rPr>
        <w:t xml:space="preserve">, the growing of the capacity of storing such data does not </w:t>
      </w:r>
      <w:r w:rsidR="00E748C0" w:rsidRPr="00671EB7">
        <w:rPr>
          <w:sz w:val="20"/>
          <w:szCs w:val="20"/>
        </w:rPr>
        <w:t>follow</w:t>
      </w:r>
      <w:r w:rsidR="002C54C4" w:rsidRPr="00671EB7">
        <w:rPr>
          <w:sz w:val="20"/>
          <w:szCs w:val="20"/>
        </w:rPr>
        <w:t xml:space="preserve"> with the growing of the data size</w:t>
      </w:r>
      <w:r w:rsidR="003024B9" w:rsidRPr="00671EB7">
        <w:rPr>
          <w:sz w:val="20"/>
          <w:szCs w:val="20"/>
        </w:rPr>
        <w:t>. As a consequence, these vid</w:t>
      </w:r>
      <w:r w:rsidR="00370C37" w:rsidRPr="00671EB7">
        <w:rPr>
          <w:sz w:val="20"/>
          <w:szCs w:val="20"/>
        </w:rPr>
        <w:t>eo data need</w:t>
      </w:r>
      <w:r w:rsidR="003F485A">
        <w:rPr>
          <w:sz w:val="20"/>
          <w:szCs w:val="20"/>
        </w:rPr>
        <w:t>s</w:t>
      </w:r>
      <w:r w:rsidR="00370C37" w:rsidRPr="00671EB7">
        <w:rPr>
          <w:sz w:val="20"/>
          <w:szCs w:val="20"/>
        </w:rPr>
        <w:t xml:space="preserve"> to be compressed</w:t>
      </w:r>
      <w:r w:rsidR="00A65C1E" w:rsidRPr="00671EB7">
        <w:rPr>
          <w:sz w:val="20"/>
          <w:szCs w:val="20"/>
        </w:rPr>
        <w:t xml:space="preserve"> before storage</w:t>
      </w:r>
      <w:r w:rsidR="00370C37" w:rsidRPr="00671EB7">
        <w:rPr>
          <w:sz w:val="20"/>
          <w:szCs w:val="20"/>
        </w:rPr>
        <w:t xml:space="preserve">. </w:t>
      </w:r>
    </w:p>
    <w:p w14:paraId="0E5A497A" w14:textId="77777777" w:rsidR="00EC33DB" w:rsidRPr="00671EB7" w:rsidRDefault="00EC33DB">
      <w:pPr>
        <w:rPr>
          <w:sz w:val="20"/>
          <w:szCs w:val="20"/>
        </w:rPr>
      </w:pPr>
    </w:p>
    <w:p w14:paraId="32C8425C" w14:textId="6EFF604A" w:rsidR="00AF6EB0" w:rsidRPr="00671EB7" w:rsidRDefault="006004BA">
      <w:pPr>
        <w:rPr>
          <w:sz w:val="20"/>
          <w:szCs w:val="20"/>
          <w:lang w:eastAsia="zh-CN"/>
        </w:rPr>
      </w:pPr>
      <w:r w:rsidRPr="00671EB7">
        <w:rPr>
          <w:sz w:val="20"/>
          <w:szCs w:val="20"/>
        </w:rPr>
        <w:t xml:space="preserve">Various </w:t>
      </w:r>
      <w:r w:rsidR="00EC33DB" w:rsidRPr="00671EB7">
        <w:rPr>
          <w:sz w:val="20"/>
          <w:szCs w:val="20"/>
        </w:rPr>
        <w:t xml:space="preserve">video compression techniques have been invented and standardized in the past decades. </w:t>
      </w:r>
      <w:r w:rsidR="002C0A21" w:rsidRPr="00671EB7">
        <w:rPr>
          <w:sz w:val="20"/>
          <w:szCs w:val="20"/>
        </w:rPr>
        <w:t xml:space="preserve">Currently </w:t>
      </w:r>
      <w:r w:rsidR="00AF6EB0" w:rsidRPr="00671EB7">
        <w:rPr>
          <w:sz w:val="20"/>
          <w:szCs w:val="20"/>
        </w:rPr>
        <w:t>the most widely used technique is specified by H.264</w:t>
      </w:r>
      <w:r w:rsidR="00603786" w:rsidRPr="00671EB7">
        <w:rPr>
          <w:sz w:val="20"/>
          <w:szCs w:val="20"/>
        </w:rPr>
        <w:t xml:space="preserve"> </w:t>
      </w:r>
      <w:r w:rsidR="00AF6EB0" w:rsidRPr="00671EB7">
        <w:rPr>
          <w:sz w:val="20"/>
          <w:szCs w:val="20"/>
        </w:rPr>
        <w:t xml:space="preserve">standard. </w:t>
      </w:r>
      <w:r w:rsidR="00893008" w:rsidRPr="00671EB7">
        <w:rPr>
          <w:sz w:val="20"/>
          <w:szCs w:val="20"/>
        </w:rPr>
        <w:t>As the successor, H.265 has been proposed, standardized and implemented, waiting to replace H.264 in the future</w:t>
      </w:r>
      <w:r w:rsidR="00FB592D" w:rsidRPr="00671EB7">
        <w:rPr>
          <w:sz w:val="20"/>
          <w:szCs w:val="20"/>
        </w:rPr>
        <w:t xml:space="preserve"> [</w:t>
      </w:r>
      <w:r w:rsidR="006172F8">
        <w:rPr>
          <w:sz w:val="20"/>
          <w:szCs w:val="20"/>
        </w:rPr>
        <w:t>13</w:t>
      </w:r>
      <w:r w:rsidR="00FB592D" w:rsidRPr="00671EB7">
        <w:rPr>
          <w:sz w:val="20"/>
          <w:szCs w:val="20"/>
        </w:rPr>
        <w:t>][</w:t>
      </w:r>
      <w:r w:rsidR="006172F8">
        <w:rPr>
          <w:sz w:val="20"/>
          <w:szCs w:val="20"/>
        </w:rPr>
        <w:t>14</w:t>
      </w:r>
      <w:r w:rsidR="00FB592D" w:rsidRPr="00671EB7">
        <w:rPr>
          <w:sz w:val="20"/>
          <w:szCs w:val="20"/>
        </w:rPr>
        <w:t>]</w:t>
      </w:r>
      <w:r w:rsidR="00893008" w:rsidRPr="00671EB7">
        <w:rPr>
          <w:sz w:val="20"/>
          <w:szCs w:val="20"/>
        </w:rPr>
        <w:t xml:space="preserve">. </w:t>
      </w:r>
    </w:p>
    <w:p w14:paraId="1E2888B6" w14:textId="77777777" w:rsidR="0095596D" w:rsidRPr="00671EB7" w:rsidRDefault="0095596D">
      <w:pPr>
        <w:rPr>
          <w:sz w:val="20"/>
          <w:szCs w:val="20"/>
        </w:rPr>
      </w:pPr>
    </w:p>
    <w:p w14:paraId="08678422" w14:textId="64A5D03E" w:rsidR="00756E2C" w:rsidRPr="00671EB7" w:rsidRDefault="001B740E">
      <w:pPr>
        <w:rPr>
          <w:sz w:val="20"/>
          <w:szCs w:val="20"/>
        </w:rPr>
      </w:pPr>
      <w:r w:rsidRPr="00671EB7">
        <w:rPr>
          <w:sz w:val="20"/>
          <w:szCs w:val="20"/>
        </w:rPr>
        <w:t xml:space="preserve">H.264 and other popular compression methods are optimized for common video quality metrics such as </w:t>
      </w:r>
      <w:r w:rsidR="008E5433">
        <w:rPr>
          <w:sz w:val="20"/>
          <w:szCs w:val="20"/>
        </w:rPr>
        <w:t>Peak Signal to Noise Ratio (</w:t>
      </w:r>
      <w:r w:rsidRPr="00671EB7">
        <w:rPr>
          <w:sz w:val="20"/>
          <w:szCs w:val="20"/>
        </w:rPr>
        <w:t>PSNR</w:t>
      </w:r>
      <w:r w:rsidR="008E5433">
        <w:rPr>
          <w:sz w:val="20"/>
          <w:szCs w:val="20"/>
        </w:rPr>
        <w:t>)</w:t>
      </w:r>
      <w:r w:rsidRPr="00671EB7">
        <w:rPr>
          <w:sz w:val="20"/>
          <w:szCs w:val="20"/>
        </w:rPr>
        <w:t xml:space="preserve">. </w:t>
      </w:r>
      <w:r w:rsidR="00A76F27" w:rsidRPr="00671EB7">
        <w:rPr>
          <w:sz w:val="20"/>
          <w:szCs w:val="20"/>
        </w:rPr>
        <w:t xml:space="preserve">PSNR is </w:t>
      </w:r>
      <w:r w:rsidR="00407BEA" w:rsidRPr="00671EB7">
        <w:rPr>
          <w:sz w:val="20"/>
          <w:szCs w:val="20"/>
        </w:rPr>
        <w:t>one most</w:t>
      </w:r>
      <w:r w:rsidR="00A76F27" w:rsidRPr="00671EB7">
        <w:rPr>
          <w:sz w:val="20"/>
          <w:szCs w:val="20"/>
        </w:rPr>
        <w:t xml:space="preserve"> common</w:t>
      </w:r>
      <w:r w:rsidR="00B9751C" w:rsidRPr="00671EB7">
        <w:rPr>
          <w:sz w:val="20"/>
          <w:szCs w:val="20"/>
        </w:rPr>
        <w:t xml:space="preserve"> measurement on the </w:t>
      </w:r>
      <w:r w:rsidR="00956118" w:rsidRPr="00671EB7">
        <w:rPr>
          <w:sz w:val="20"/>
          <w:szCs w:val="20"/>
        </w:rPr>
        <w:t>quality of</w:t>
      </w:r>
      <w:r w:rsidR="00B16E37" w:rsidRPr="00671EB7">
        <w:rPr>
          <w:sz w:val="20"/>
          <w:szCs w:val="20"/>
        </w:rPr>
        <w:t xml:space="preserve"> </w:t>
      </w:r>
      <w:r w:rsidR="00D47BC4" w:rsidRPr="00671EB7">
        <w:rPr>
          <w:sz w:val="20"/>
          <w:szCs w:val="20"/>
        </w:rPr>
        <w:t>digital</w:t>
      </w:r>
      <w:r w:rsidR="00956118" w:rsidRPr="00671EB7">
        <w:rPr>
          <w:sz w:val="20"/>
          <w:szCs w:val="20"/>
        </w:rPr>
        <w:t xml:space="preserve"> </w:t>
      </w:r>
      <w:r w:rsidR="004C449F" w:rsidRPr="00671EB7">
        <w:rPr>
          <w:sz w:val="20"/>
          <w:szCs w:val="20"/>
        </w:rPr>
        <w:t>video</w:t>
      </w:r>
      <w:r w:rsidR="00CD71B7" w:rsidRPr="00671EB7">
        <w:rPr>
          <w:sz w:val="20"/>
          <w:szCs w:val="20"/>
        </w:rPr>
        <w:t>s.</w:t>
      </w:r>
      <w:r w:rsidR="0038727B" w:rsidRPr="00671EB7">
        <w:rPr>
          <w:sz w:val="20"/>
          <w:szCs w:val="20"/>
        </w:rPr>
        <w:t xml:space="preserve"> </w:t>
      </w:r>
      <w:r w:rsidR="00955314" w:rsidRPr="00671EB7">
        <w:rPr>
          <w:sz w:val="20"/>
          <w:szCs w:val="20"/>
        </w:rPr>
        <w:t xml:space="preserve">But it </w:t>
      </w:r>
      <w:r w:rsidR="004D1BE2" w:rsidRPr="00671EB7">
        <w:rPr>
          <w:sz w:val="20"/>
          <w:szCs w:val="20"/>
        </w:rPr>
        <w:t>is</w:t>
      </w:r>
      <w:r w:rsidR="00B9751C" w:rsidRPr="00671EB7">
        <w:rPr>
          <w:sz w:val="20"/>
          <w:szCs w:val="20"/>
        </w:rPr>
        <w:t xml:space="preserve"> not the best quality metric </w:t>
      </w:r>
      <w:r w:rsidR="008D6DDD" w:rsidRPr="00671EB7">
        <w:rPr>
          <w:sz w:val="20"/>
          <w:szCs w:val="20"/>
        </w:rPr>
        <w:t xml:space="preserve">for </w:t>
      </w:r>
      <w:r w:rsidR="009D1812" w:rsidRPr="00671EB7">
        <w:rPr>
          <w:sz w:val="20"/>
          <w:szCs w:val="20"/>
        </w:rPr>
        <w:t xml:space="preserve">all </w:t>
      </w:r>
      <w:r w:rsidR="001D78ED" w:rsidRPr="00671EB7">
        <w:rPr>
          <w:sz w:val="20"/>
          <w:szCs w:val="20"/>
        </w:rPr>
        <w:t xml:space="preserve">videos including microscopy videos </w:t>
      </w:r>
      <w:r w:rsidR="00C773CE" w:rsidRPr="00671EB7">
        <w:rPr>
          <w:sz w:val="20"/>
          <w:szCs w:val="20"/>
        </w:rPr>
        <w:t xml:space="preserve">that are feed into </w:t>
      </w:r>
      <w:r w:rsidR="001D78ED" w:rsidRPr="00671EB7">
        <w:rPr>
          <w:sz w:val="20"/>
          <w:szCs w:val="20"/>
        </w:rPr>
        <w:t>analysis</w:t>
      </w:r>
      <w:r w:rsidR="00C773CE" w:rsidRPr="00671EB7">
        <w:rPr>
          <w:sz w:val="20"/>
          <w:szCs w:val="20"/>
        </w:rPr>
        <w:t xml:space="preserve"> algorithms</w:t>
      </w:r>
      <w:r w:rsidR="000C2257">
        <w:rPr>
          <w:sz w:val="20"/>
          <w:szCs w:val="20"/>
        </w:rPr>
        <w:t xml:space="preserve"> [12]</w:t>
      </w:r>
      <w:r w:rsidR="000C37A9" w:rsidRPr="00671EB7">
        <w:rPr>
          <w:sz w:val="20"/>
          <w:szCs w:val="20"/>
        </w:rPr>
        <w:t xml:space="preserve">. </w:t>
      </w:r>
      <w:r w:rsidR="00275DC6" w:rsidRPr="00671EB7">
        <w:rPr>
          <w:sz w:val="20"/>
          <w:szCs w:val="20"/>
        </w:rPr>
        <w:t xml:space="preserve">Based on the goal of an analysis, an algorithm may require extremely high-level preservation of details in part of the video, which </w:t>
      </w:r>
      <w:r w:rsidR="000B4473" w:rsidRPr="00671EB7">
        <w:rPr>
          <w:sz w:val="20"/>
          <w:szCs w:val="20"/>
        </w:rPr>
        <w:t xml:space="preserve">exceeds the quality requirement for </w:t>
      </w:r>
      <w:r w:rsidR="00DD4730">
        <w:rPr>
          <w:sz w:val="20"/>
          <w:szCs w:val="20"/>
        </w:rPr>
        <w:t>human visual system (HVS)</w:t>
      </w:r>
      <w:r w:rsidR="000B4473" w:rsidRPr="00671EB7">
        <w:rPr>
          <w:sz w:val="20"/>
          <w:szCs w:val="20"/>
        </w:rPr>
        <w:t xml:space="preserve">. </w:t>
      </w:r>
      <w:r w:rsidR="008D3D72" w:rsidRPr="00671EB7">
        <w:rPr>
          <w:sz w:val="20"/>
          <w:szCs w:val="20"/>
        </w:rPr>
        <w:t xml:space="preserve">On the other hand, certain part of the </w:t>
      </w:r>
      <w:del w:id="6" w:author="Chong Shao" w:date="2016-10-30T15:22:00Z">
        <w:r w:rsidR="008D3D72" w:rsidRPr="00671EB7" w:rsidDel="00C743F6">
          <w:rPr>
            <w:sz w:val="20"/>
            <w:szCs w:val="20"/>
          </w:rPr>
          <w:delText>video that is</w:delText>
        </w:r>
      </w:del>
      <w:ins w:id="7" w:author="Chong Shao" w:date="2016-10-30T15:22:00Z">
        <w:r w:rsidR="00C743F6">
          <w:rPr>
            <w:sz w:val="20"/>
            <w:szCs w:val="20"/>
          </w:rPr>
          <w:t>video</w:t>
        </w:r>
      </w:ins>
      <w:r w:rsidR="008D3D72" w:rsidRPr="00671EB7">
        <w:rPr>
          <w:sz w:val="20"/>
          <w:szCs w:val="20"/>
        </w:rPr>
        <w:t xml:space="preserve"> not relevant to the analysis may be completely ignored by the algorithm. </w:t>
      </w:r>
      <w:r w:rsidR="002D7E41" w:rsidRPr="00671EB7">
        <w:rPr>
          <w:sz w:val="20"/>
          <w:szCs w:val="20"/>
        </w:rPr>
        <w:t xml:space="preserve">As a consequence, a </w:t>
      </w:r>
      <w:r w:rsidR="000B4473" w:rsidRPr="00671EB7">
        <w:rPr>
          <w:sz w:val="20"/>
          <w:szCs w:val="20"/>
        </w:rPr>
        <w:t xml:space="preserve">different </w:t>
      </w:r>
      <w:r w:rsidR="00BD7959" w:rsidRPr="00671EB7">
        <w:rPr>
          <w:sz w:val="20"/>
          <w:szCs w:val="20"/>
        </w:rPr>
        <w:t>measurement</w:t>
      </w:r>
      <w:r w:rsidR="008D3D72" w:rsidRPr="00671EB7">
        <w:rPr>
          <w:sz w:val="20"/>
          <w:szCs w:val="20"/>
        </w:rPr>
        <w:t xml:space="preserve"> of quality</w:t>
      </w:r>
      <w:r w:rsidR="00CD77C7" w:rsidRPr="00671EB7">
        <w:rPr>
          <w:sz w:val="20"/>
          <w:szCs w:val="20"/>
        </w:rPr>
        <w:t xml:space="preserve"> should be used to </w:t>
      </w:r>
      <w:r w:rsidR="00FF0F0B" w:rsidRPr="00671EB7">
        <w:rPr>
          <w:sz w:val="20"/>
          <w:szCs w:val="20"/>
        </w:rPr>
        <w:t xml:space="preserve">evaluate </w:t>
      </w:r>
      <w:r w:rsidR="007E4BF9" w:rsidRPr="00671EB7">
        <w:rPr>
          <w:sz w:val="20"/>
          <w:szCs w:val="20"/>
        </w:rPr>
        <w:t xml:space="preserve">the quality of a </w:t>
      </w:r>
      <w:r w:rsidR="00F103EA" w:rsidRPr="00671EB7">
        <w:rPr>
          <w:sz w:val="20"/>
          <w:szCs w:val="20"/>
        </w:rPr>
        <w:t>compressed</w:t>
      </w:r>
      <w:r w:rsidR="00CD77C7" w:rsidRPr="00671EB7">
        <w:rPr>
          <w:sz w:val="20"/>
          <w:szCs w:val="20"/>
        </w:rPr>
        <w:t xml:space="preserve"> microscopy video. </w:t>
      </w:r>
      <w:r w:rsidR="00F103EA" w:rsidRPr="00671EB7">
        <w:rPr>
          <w:sz w:val="20"/>
          <w:szCs w:val="20"/>
        </w:rPr>
        <w:t xml:space="preserve">This </w:t>
      </w:r>
      <w:r w:rsidR="000B4473" w:rsidRPr="00671EB7">
        <w:rPr>
          <w:sz w:val="20"/>
          <w:szCs w:val="20"/>
        </w:rPr>
        <w:t xml:space="preserve">then leads to </w:t>
      </w:r>
      <w:r w:rsidR="00F103EA" w:rsidRPr="00671EB7">
        <w:rPr>
          <w:sz w:val="20"/>
          <w:szCs w:val="20"/>
        </w:rPr>
        <w:t>the design of a new compression method on microscopy videos.</w:t>
      </w:r>
    </w:p>
    <w:p w14:paraId="3E7577EB" w14:textId="77777777" w:rsidR="00756E2C" w:rsidRPr="00671EB7" w:rsidRDefault="00756E2C">
      <w:pPr>
        <w:rPr>
          <w:sz w:val="20"/>
          <w:szCs w:val="20"/>
        </w:rPr>
      </w:pPr>
    </w:p>
    <w:p w14:paraId="40E448D2" w14:textId="0755DABF" w:rsidR="00544D96" w:rsidRPr="00671EB7" w:rsidRDefault="003E09E1">
      <w:pPr>
        <w:rPr>
          <w:sz w:val="20"/>
          <w:szCs w:val="20"/>
        </w:rPr>
      </w:pPr>
      <w:r w:rsidRPr="00671EB7">
        <w:rPr>
          <w:sz w:val="20"/>
          <w:szCs w:val="20"/>
        </w:rPr>
        <w:t>A novel</w:t>
      </w:r>
      <w:r w:rsidR="00B83D2C" w:rsidRPr="00671EB7">
        <w:rPr>
          <w:sz w:val="20"/>
          <w:szCs w:val="20"/>
        </w:rPr>
        <w:t xml:space="preserve"> microscopy</w:t>
      </w:r>
      <w:r w:rsidRPr="00671EB7">
        <w:rPr>
          <w:sz w:val="20"/>
          <w:szCs w:val="20"/>
        </w:rPr>
        <w:t xml:space="preserve"> video compression </w:t>
      </w:r>
      <w:r w:rsidR="00DF1937" w:rsidRPr="00671EB7">
        <w:rPr>
          <w:sz w:val="20"/>
          <w:szCs w:val="20"/>
        </w:rPr>
        <w:t xml:space="preserve">method </w:t>
      </w:r>
      <w:r w:rsidRPr="00671EB7">
        <w:rPr>
          <w:sz w:val="20"/>
          <w:szCs w:val="20"/>
        </w:rPr>
        <w:t xml:space="preserve">that is designed with respect to </w:t>
      </w:r>
      <w:r w:rsidR="002B3B3D" w:rsidRPr="00671EB7">
        <w:rPr>
          <w:sz w:val="20"/>
          <w:szCs w:val="20"/>
        </w:rPr>
        <w:t xml:space="preserve">a </w:t>
      </w:r>
      <w:r w:rsidRPr="00671EB7">
        <w:rPr>
          <w:sz w:val="20"/>
          <w:szCs w:val="20"/>
        </w:rPr>
        <w:t>video analysis</w:t>
      </w:r>
      <w:r w:rsidR="002B3B3D" w:rsidRPr="00671EB7">
        <w:rPr>
          <w:rFonts w:hint="eastAsia"/>
          <w:sz w:val="20"/>
          <w:szCs w:val="20"/>
          <w:lang w:eastAsia="zh-CN"/>
        </w:rPr>
        <w:t xml:space="preserve"> </w:t>
      </w:r>
      <w:r w:rsidR="002B3B3D" w:rsidRPr="00671EB7">
        <w:rPr>
          <w:sz w:val="20"/>
          <w:szCs w:val="20"/>
          <w:lang w:eastAsia="zh-CN"/>
        </w:rPr>
        <w:t>algorithm</w:t>
      </w:r>
      <w:r w:rsidRPr="00671EB7">
        <w:rPr>
          <w:sz w:val="20"/>
          <w:szCs w:val="20"/>
        </w:rPr>
        <w:t xml:space="preserve"> should</w:t>
      </w:r>
      <w:r w:rsidR="009E5C2B" w:rsidRPr="00671EB7">
        <w:rPr>
          <w:sz w:val="20"/>
          <w:szCs w:val="20"/>
        </w:rPr>
        <w:t xml:space="preserve"> have the following essential features:</w:t>
      </w:r>
      <w:r w:rsidR="008A2D8B" w:rsidRPr="00671EB7">
        <w:rPr>
          <w:sz w:val="20"/>
          <w:szCs w:val="20"/>
        </w:rPr>
        <w:t xml:space="preserve"> </w:t>
      </w:r>
      <w:r w:rsidR="0044723C" w:rsidRPr="00671EB7">
        <w:rPr>
          <w:sz w:val="20"/>
          <w:szCs w:val="20"/>
        </w:rPr>
        <w:t xml:space="preserve">in compression, </w:t>
      </w:r>
      <w:r w:rsidR="008A2D8B" w:rsidRPr="00671EB7">
        <w:rPr>
          <w:sz w:val="20"/>
          <w:szCs w:val="20"/>
        </w:rPr>
        <w:t>it should</w:t>
      </w:r>
      <w:r w:rsidRPr="00671EB7">
        <w:rPr>
          <w:sz w:val="20"/>
          <w:szCs w:val="20"/>
        </w:rPr>
        <w:t xml:space="preserve"> preserve the information in a microscopy video that is critical to the analysis. It should </w:t>
      </w:r>
      <w:r w:rsidR="00F932CC" w:rsidRPr="00671EB7">
        <w:rPr>
          <w:sz w:val="20"/>
          <w:szCs w:val="20"/>
        </w:rPr>
        <w:t xml:space="preserve">also </w:t>
      </w:r>
      <w:r w:rsidRPr="00671EB7">
        <w:rPr>
          <w:sz w:val="20"/>
          <w:szCs w:val="20"/>
        </w:rPr>
        <w:t xml:space="preserve">do its best </w:t>
      </w:r>
      <w:del w:id="8" w:author="Chong Shao" w:date="2016-10-30T15:21:00Z">
        <w:r w:rsidRPr="00671EB7" w:rsidDel="00C743F6">
          <w:rPr>
            <w:sz w:val="20"/>
            <w:szCs w:val="20"/>
          </w:rPr>
          <w:delText xml:space="preserve">effort </w:delText>
        </w:r>
      </w:del>
      <w:r w:rsidRPr="00671EB7">
        <w:rPr>
          <w:sz w:val="20"/>
          <w:szCs w:val="20"/>
        </w:rPr>
        <w:t xml:space="preserve">to discover the information in the video that is not relevant to the analysis, and </w:t>
      </w:r>
      <w:r w:rsidR="00EF04FC" w:rsidRPr="00671EB7">
        <w:rPr>
          <w:sz w:val="20"/>
          <w:szCs w:val="20"/>
        </w:rPr>
        <w:t xml:space="preserve">greatly </w:t>
      </w:r>
      <w:r w:rsidR="003202AD" w:rsidRPr="00671EB7">
        <w:rPr>
          <w:sz w:val="20"/>
          <w:szCs w:val="20"/>
        </w:rPr>
        <w:t>compress it.</w:t>
      </w:r>
      <w:r w:rsidR="00026469" w:rsidRPr="00671EB7">
        <w:rPr>
          <w:sz w:val="20"/>
          <w:szCs w:val="20"/>
        </w:rPr>
        <w:t xml:space="preserve"> One previous work on exploring </w:t>
      </w:r>
      <w:r w:rsidR="00DC33B3" w:rsidRPr="00671EB7">
        <w:rPr>
          <w:sz w:val="20"/>
          <w:szCs w:val="20"/>
        </w:rPr>
        <w:t xml:space="preserve">single confocal fluorescence microscopy images compression methods </w:t>
      </w:r>
      <w:r w:rsidR="00026469" w:rsidRPr="00671EB7">
        <w:rPr>
          <w:sz w:val="20"/>
          <w:szCs w:val="20"/>
        </w:rPr>
        <w:t xml:space="preserve">is presented </w:t>
      </w:r>
      <w:r w:rsidR="00DC33B3" w:rsidRPr="00671EB7">
        <w:rPr>
          <w:sz w:val="20"/>
          <w:szCs w:val="20"/>
        </w:rPr>
        <w:t>in [</w:t>
      </w:r>
      <w:r w:rsidR="006172F8">
        <w:rPr>
          <w:sz w:val="20"/>
          <w:szCs w:val="20"/>
        </w:rPr>
        <w:t>15</w:t>
      </w:r>
      <w:r w:rsidR="00DC33B3" w:rsidRPr="00671EB7">
        <w:rPr>
          <w:sz w:val="20"/>
          <w:szCs w:val="20"/>
        </w:rPr>
        <w:t>]. In their work, they estimated signal to noise ratio (SNR) in microscopy images with the techniques described in [</w:t>
      </w:r>
      <w:r w:rsidR="006172F8">
        <w:rPr>
          <w:sz w:val="20"/>
          <w:szCs w:val="20"/>
        </w:rPr>
        <w:t>16</w:t>
      </w:r>
      <w:r w:rsidR="00DC33B3" w:rsidRPr="00671EB7">
        <w:rPr>
          <w:sz w:val="20"/>
          <w:szCs w:val="20"/>
        </w:rPr>
        <w:t>][</w:t>
      </w:r>
      <w:r w:rsidR="006172F8">
        <w:rPr>
          <w:sz w:val="20"/>
          <w:szCs w:val="20"/>
        </w:rPr>
        <w:t>17</w:t>
      </w:r>
      <w:r w:rsidR="00DC33B3" w:rsidRPr="00671EB7">
        <w:rPr>
          <w:sz w:val="20"/>
          <w:szCs w:val="20"/>
        </w:rPr>
        <w:t>]. The compression was achieved by spatial downsampling, intensity downsampling and wavelet compression.</w:t>
      </w:r>
    </w:p>
    <w:p w14:paraId="2CA653DD" w14:textId="77777777" w:rsidR="00B448B7" w:rsidRPr="00671EB7" w:rsidRDefault="00B448B7">
      <w:pPr>
        <w:rPr>
          <w:sz w:val="20"/>
          <w:szCs w:val="20"/>
        </w:rPr>
      </w:pPr>
    </w:p>
    <w:p w14:paraId="2196B2B9" w14:textId="30CD2D4D" w:rsidR="00E76FA3" w:rsidRPr="00671EB7" w:rsidRDefault="00E5634F">
      <w:pPr>
        <w:rPr>
          <w:sz w:val="20"/>
          <w:szCs w:val="20"/>
        </w:rPr>
      </w:pPr>
      <w:r w:rsidRPr="00671EB7">
        <w:rPr>
          <w:sz w:val="20"/>
          <w:szCs w:val="20"/>
        </w:rPr>
        <w:t>A</w:t>
      </w:r>
      <w:r w:rsidR="00E35AE5" w:rsidRPr="00671EB7">
        <w:rPr>
          <w:sz w:val="20"/>
          <w:szCs w:val="20"/>
        </w:rPr>
        <w:t xml:space="preserve"> correlatio</w:t>
      </w:r>
      <w:r w:rsidR="00CC095C" w:rsidRPr="00671EB7">
        <w:rPr>
          <w:sz w:val="20"/>
          <w:szCs w:val="20"/>
        </w:rPr>
        <w:t xml:space="preserve">n-based </w:t>
      </w:r>
      <w:r w:rsidR="001475A3" w:rsidRPr="00671EB7">
        <w:rPr>
          <w:sz w:val="20"/>
          <w:szCs w:val="20"/>
        </w:rPr>
        <w:t>microscopy compression</w:t>
      </w:r>
      <w:r w:rsidR="00725BA9" w:rsidRPr="00671EB7">
        <w:rPr>
          <w:sz w:val="20"/>
          <w:szCs w:val="20"/>
        </w:rPr>
        <w:t xml:space="preserve"> method has been proposed</w:t>
      </w:r>
      <w:r w:rsidR="00D83AC4">
        <w:rPr>
          <w:sz w:val="20"/>
          <w:szCs w:val="20"/>
        </w:rPr>
        <w:t xml:space="preserve"> in </w:t>
      </w:r>
      <w:r w:rsidR="002B1822">
        <w:rPr>
          <w:sz w:val="20"/>
          <w:szCs w:val="20"/>
        </w:rPr>
        <w:t xml:space="preserve">an </w:t>
      </w:r>
      <w:r w:rsidR="00D83AC4">
        <w:rPr>
          <w:sz w:val="20"/>
          <w:szCs w:val="20"/>
        </w:rPr>
        <w:t>earlier work</w:t>
      </w:r>
      <w:r w:rsidR="00B448B7" w:rsidRPr="00671EB7">
        <w:rPr>
          <w:sz w:val="20"/>
          <w:szCs w:val="20"/>
        </w:rPr>
        <w:t xml:space="preserve"> [</w:t>
      </w:r>
      <w:r w:rsidR="00F23C65" w:rsidRPr="00671EB7">
        <w:rPr>
          <w:sz w:val="20"/>
          <w:szCs w:val="20"/>
        </w:rPr>
        <w:t>1</w:t>
      </w:r>
      <w:r w:rsidR="00B448B7" w:rsidRPr="00671EB7">
        <w:rPr>
          <w:sz w:val="20"/>
          <w:szCs w:val="20"/>
        </w:rPr>
        <w:t>]</w:t>
      </w:r>
      <w:r w:rsidR="00E35AE5" w:rsidRPr="00671EB7">
        <w:rPr>
          <w:sz w:val="20"/>
          <w:szCs w:val="20"/>
        </w:rPr>
        <w:t>.</w:t>
      </w:r>
      <w:r w:rsidR="00EE4F70" w:rsidRPr="00671EB7">
        <w:rPr>
          <w:sz w:val="20"/>
          <w:szCs w:val="20"/>
        </w:rPr>
        <w:t xml:space="preserve"> It can be considered as an example of the compression technique de</w:t>
      </w:r>
      <w:r w:rsidR="00325864" w:rsidRPr="00671EB7">
        <w:rPr>
          <w:sz w:val="20"/>
          <w:szCs w:val="20"/>
        </w:rPr>
        <w:t>signed with respect to the anal</w:t>
      </w:r>
      <w:r w:rsidR="00EE4F70" w:rsidRPr="00671EB7">
        <w:rPr>
          <w:sz w:val="20"/>
          <w:szCs w:val="20"/>
        </w:rPr>
        <w:t>ysis.</w:t>
      </w:r>
      <w:r w:rsidR="00397AB3" w:rsidRPr="00671EB7">
        <w:rPr>
          <w:sz w:val="20"/>
          <w:szCs w:val="20"/>
        </w:rPr>
        <w:t xml:space="preserve"> </w:t>
      </w:r>
      <w:r w:rsidR="0013736B" w:rsidRPr="00671EB7">
        <w:rPr>
          <w:sz w:val="20"/>
          <w:szCs w:val="20"/>
        </w:rPr>
        <w:t xml:space="preserve">In </w:t>
      </w:r>
      <w:del w:id="9" w:author="Chong Shao" w:date="2016-10-30T14:44:00Z">
        <w:r w:rsidR="0013736B" w:rsidRPr="00671EB7" w:rsidDel="00A26294">
          <w:rPr>
            <w:sz w:val="20"/>
            <w:szCs w:val="20"/>
          </w:rPr>
          <w:delText>t</w:delText>
        </w:r>
        <w:r w:rsidR="00397AB3" w:rsidRPr="00671EB7" w:rsidDel="00A26294">
          <w:rPr>
            <w:sz w:val="20"/>
            <w:szCs w:val="20"/>
          </w:rPr>
          <w:delText>heir</w:delText>
        </w:r>
        <w:r w:rsidR="001D6384" w:rsidRPr="00671EB7" w:rsidDel="00A26294">
          <w:rPr>
            <w:sz w:val="20"/>
            <w:szCs w:val="20"/>
          </w:rPr>
          <w:delText xml:space="preserve"> </w:delText>
        </w:r>
      </w:del>
      <w:ins w:id="10" w:author="Chong Shao" w:date="2016-10-30T14:44:00Z">
        <w:r w:rsidR="00A26294">
          <w:rPr>
            <w:sz w:val="20"/>
            <w:szCs w:val="20"/>
          </w:rPr>
          <w:t>these</w:t>
        </w:r>
        <w:r w:rsidR="00A26294" w:rsidRPr="00671EB7">
          <w:rPr>
            <w:sz w:val="20"/>
            <w:szCs w:val="20"/>
          </w:rPr>
          <w:t xml:space="preserve"> </w:t>
        </w:r>
      </w:ins>
      <w:r w:rsidR="00B32DFB" w:rsidRPr="00671EB7">
        <w:rPr>
          <w:sz w:val="20"/>
          <w:szCs w:val="20"/>
        </w:rPr>
        <w:t>experiments</w:t>
      </w:r>
      <w:r w:rsidR="0013736B" w:rsidRPr="00671EB7">
        <w:rPr>
          <w:sz w:val="20"/>
          <w:szCs w:val="20"/>
        </w:rPr>
        <w:t xml:space="preserve">, </w:t>
      </w:r>
      <w:del w:id="11" w:author="Chong Shao" w:date="2016-10-30T14:44:00Z">
        <w:r w:rsidR="0013736B" w:rsidRPr="00671EB7" w:rsidDel="00A26294">
          <w:rPr>
            <w:sz w:val="20"/>
            <w:szCs w:val="20"/>
          </w:rPr>
          <w:delText xml:space="preserve">they </w:delText>
        </w:r>
      </w:del>
      <w:ins w:id="12" w:author="Chong Shao" w:date="2016-10-30T14:44:00Z">
        <w:r w:rsidR="00A26294">
          <w:rPr>
            <w:sz w:val="20"/>
            <w:szCs w:val="20"/>
          </w:rPr>
          <w:t>we</w:t>
        </w:r>
        <w:r w:rsidR="00A26294" w:rsidRPr="00671EB7">
          <w:rPr>
            <w:sz w:val="20"/>
            <w:szCs w:val="20"/>
          </w:rPr>
          <w:t xml:space="preserve"> </w:t>
        </w:r>
      </w:ins>
      <w:r w:rsidR="0013736B" w:rsidRPr="00671EB7">
        <w:rPr>
          <w:sz w:val="20"/>
          <w:szCs w:val="20"/>
        </w:rPr>
        <w:t>used</w:t>
      </w:r>
      <w:r w:rsidR="00865903" w:rsidRPr="00671EB7">
        <w:rPr>
          <w:sz w:val="20"/>
          <w:szCs w:val="20"/>
        </w:rPr>
        <w:t xml:space="preserve"> </w:t>
      </w:r>
      <w:r w:rsidR="001D6384" w:rsidRPr="00671EB7">
        <w:rPr>
          <w:sz w:val="20"/>
          <w:szCs w:val="20"/>
        </w:rPr>
        <w:t xml:space="preserve">a program </w:t>
      </w:r>
      <w:r w:rsidR="00BB4B02" w:rsidRPr="00671EB7">
        <w:rPr>
          <w:sz w:val="20"/>
          <w:szCs w:val="20"/>
        </w:rPr>
        <w:t>called Video Spot Tracker [</w:t>
      </w:r>
      <w:r w:rsidR="006172F8">
        <w:rPr>
          <w:sz w:val="20"/>
          <w:szCs w:val="20"/>
        </w:rPr>
        <w:t>18</w:t>
      </w:r>
      <w:r w:rsidR="00BB4B02" w:rsidRPr="00671EB7">
        <w:rPr>
          <w:sz w:val="20"/>
          <w:szCs w:val="20"/>
        </w:rPr>
        <w:t xml:space="preserve">] </w:t>
      </w:r>
      <w:r w:rsidR="001D6384" w:rsidRPr="00671EB7">
        <w:rPr>
          <w:sz w:val="20"/>
          <w:szCs w:val="20"/>
        </w:rPr>
        <w:t>that tracks the moving beads in a given video</w:t>
      </w:r>
      <w:r w:rsidR="005B7003" w:rsidRPr="00671EB7">
        <w:rPr>
          <w:sz w:val="20"/>
          <w:szCs w:val="20"/>
        </w:rPr>
        <w:t>.</w:t>
      </w:r>
      <w:r w:rsidR="001D6384" w:rsidRPr="00671EB7">
        <w:rPr>
          <w:sz w:val="20"/>
          <w:szCs w:val="20"/>
        </w:rPr>
        <w:t xml:space="preserve"> </w:t>
      </w:r>
      <w:r w:rsidR="008D0E4A" w:rsidRPr="00671EB7">
        <w:rPr>
          <w:sz w:val="20"/>
          <w:szCs w:val="20"/>
        </w:rPr>
        <w:t xml:space="preserve">A correlation-based threshold is used to detect the critical information (foreground) in a video. </w:t>
      </w:r>
      <w:r w:rsidR="00824604" w:rsidRPr="00671EB7">
        <w:rPr>
          <w:sz w:val="20"/>
          <w:szCs w:val="20"/>
        </w:rPr>
        <w:t>The foreground is then refined and losslessly stored in the compressed video. The remaining part is compressed by storing the temporal mean</w:t>
      </w:r>
      <w:r w:rsidR="00D81660" w:rsidRPr="00671EB7">
        <w:rPr>
          <w:sz w:val="20"/>
          <w:szCs w:val="20"/>
        </w:rPr>
        <w:t xml:space="preserve"> of that pixel location</w:t>
      </w:r>
      <w:r w:rsidR="00824604" w:rsidRPr="00671EB7">
        <w:rPr>
          <w:sz w:val="20"/>
          <w:szCs w:val="20"/>
        </w:rPr>
        <w:t xml:space="preserve">. </w:t>
      </w:r>
      <w:r w:rsidR="001D6384" w:rsidRPr="00671EB7">
        <w:rPr>
          <w:sz w:val="20"/>
          <w:szCs w:val="20"/>
        </w:rPr>
        <w:t>They evaluated</w:t>
      </w:r>
      <w:r w:rsidR="00EB7F4A" w:rsidRPr="00671EB7">
        <w:rPr>
          <w:sz w:val="20"/>
          <w:szCs w:val="20"/>
        </w:rPr>
        <w:t xml:space="preserve"> their res</w:t>
      </w:r>
      <w:r w:rsidR="000A5DEF" w:rsidRPr="00671EB7">
        <w:rPr>
          <w:sz w:val="20"/>
          <w:szCs w:val="20"/>
        </w:rPr>
        <w:t xml:space="preserve">ults and show that their method can get at most 100x compression without </w:t>
      </w:r>
      <w:del w:id="13" w:author="Chong Shao" w:date="2016-10-30T15:34:00Z">
        <w:r w:rsidR="008A654E" w:rsidRPr="00671EB7" w:rsidDel="00325D59">
          <w:rPr>
            <w:sz w:val="20"/>
            <w:szCs w:val="20"/>
          </w:rPr>
          <w:delText>introducing error</w:delText>
        </w:r>
        <w:r w:rsidR="000F4363" w:rsidRPr="00671EB7" w:rsidDel="00325D59">
          <w:rPr>
            <w:sz w:val="20"/>
            <w:szCs w:val="20"/>
          </w:rPr>
          <w:delText xml:space="preserve"> on</w:delText>
        </w:r>
        <w:r w:rsidR="000A5DEF" w:rsidRPr="00671EB7" w:rsidDel="00325D59">
          <w:rPr>
            <w:sz w:val="20"/>
            <w:szCs w:val="20"/>
          </w:rPr>
          <w:delText xml:space="preserve"> the</w:delText>
        </w:r>
      </w:del>
      <w:ins w:id="14" w:author="Chong Shao" w:date="2016-10-30T15:34:00Z">
        <w:r w:rsidR="00325D59">
          <w:rPr>
            <w:sz w:val="20"/>
            <w:szCs w:val="20"/>
          </w:rPr>
          <w:t xml:space="preserve">any </w:t>
        </w:r>
        <w:r w:rsidR="00325D59">
          <w:rPr>
            <w:sz w:val="20"/>
            <w:szCs w:val="20"/>
          </w:rPr>
          <w:lastRenderedPageBreak/>
          <w:t>change to</w:t>
        </w:r>
      </w:ins>
      <w:r w:rsidR="000A5DEF" w:rsidRPr="00671EB7">
        <w:rPr>
          <w:sz w:val="20"/>
          <w:szCs w:val="20"/>
        </w:rPr>
        <w:t xml:space="preserve"> analysis result</w:t>
      </w:r>
      <w:ins w:id="15" w:author="Chong Shao" w:date="2016-10-30T15:34:00Z">
        <w:r w:rsidR="00325D59">
          <w:rPr>
            <w:sz w:val="20"/>
            <w:szCs w:val="20"/>
          </w:rPr>
          <w:t>s</w:t>
        </w:r>
      </w:ins>
      <w:r w:rsidR="000A5DEF" w:rsidRPr="00671EB7">
        <w:rPr>
          <w:sz w:val="20"/>
          <w:szCs w:val="20"/>
        </w:rPr>
        <w:t xml:space="preserve">. </w:t>
      </w:r>
      <w:r w:rsidR="00681476" w:rsidRPr="00671EB7">
        <w:rPr>
          <w:sz w:val="20"/>
          <w:szCs w:val="20"/>
        </w:rPr>
        <w:t xml:space="preserve">As a comparison, they </w:t>
      </w:r>
      <w:r w:rsidR="00EB1416" w:rsidRPr="00671EB7">
        <w:rPr>
          <w:sz w:val="20"/>
          <w:szCs w:val="20"/>
        </w:rPr>
        <w:t>showed that</w:t>
      </w:r>
      <w:r w:rsidR="000A5DEF" w:rsidRPr="00671EB7">
        <w:rPr>
          <w:sz w:val="20"/>
          <w:szCs w:val="20"/>
        </w:rPr>
        <w:t xml:space="preserve"> H.264 compression</w:t>
      </w:r>
      <w:ins w:id="16" w:author="Chong Shao" w:date="2016-10-30T15:35:00Z">
        <w:r w:rsidR="00325D59">
          <w:rPr>
            <w:sz w:val="20"/>
            <w:szCs w:val="20"/>
          </w:rPr>
          <w:t xml:space="preserve"> either</w:t>
        </w:r>
      </w:ins>
      <w:r w:rsidR="000A5DEF" w:rsidRPr="00671EB7">
        <w:rPr>
          <w:sz w:val="20"/>
          <w:szCs w:val="20"/>
        </w:rPr>
        <w:t xml:space="preserve"> yields a smaller compression ratio</w:t>
      </w:r>
      <w:ins w:id="17" w:author="Chong Shao" w:date="2016-10-30T15:35:00Z">
        <w:r w:rsidR="00325D59">
          <w:rPr>
            <w:sz w:val="20"/>
            <w:szCs w:val="20"/>
          </w:rPr>
          <w:t xml:space="preserve"> (lossless)</w:t>
        </w:r>
      </w:ins>
      <w:r w:rsidR="000A5DEF" w:rsidRPr="00671EB7">
        <w:rPr>
          <w:sz w:val="20"/>
          <w:szCs w:val="20"/>
        </w:rPr>
        <w:t xml:space="preserve"> </w:t>
      </w:r>
      <w:del w:id="18" w:author="Chong Shao" w:date="2016-10-30T15:35:00Z">
        <w:r w:rsidR="000A5DEF" w:rsidRPr="00671EB7" w:rsidDel="00325D59">
          <w:rPr>
            <w:sz w:val="20"/>
            <w:szCs w:val="20"/>
          </w:rPr>
          <w:delText xml:space="preserve">and </w:delText>
        </w:r>
      </w:del>
      <w:ins w:id="19" w:author="Chong Shao" w:date="2016-10-30T15:35:00Z">
        <w:r w:rsidR="00325D59">
          <w:rPr>
            <w:sz w:val="20"/>
            <w:szCs w:val="20"/>
          </w:rPr>
          <w:t>or</w:t>
        </w:r>
        <w:r w:rsidR="00325D59" w:rsidRPr="00671EB7">
          <w:rPr>
            <w:sz w:val="20"/>
            <w:szCs w:val="20"/>
          </w:rPr>
          <w:t xml:space="preserve"> </w:t>
        </w:r>
      </w:ins>
      <w:r w:rsidR="000A5DEF" w:rsidRPr="00671EB7">
        <w:rPr>
          <w:sz w:val="20"/>
          <w:szCs w:val="20"/>
        </w:rPr>
        <w:t>changes the analysis result</w:t>
      </w:r>
      <w:ins w:id="20" w:author="Chong Shao" w:date="2016-10-30T15:35:00Z">
        <w:r w:rsidR="00325D59">
          <w:rPr>
            <w:sz w:val="20"/>
            <w:szCs w:val="20"/>
          </w:rPr>
          <w:t xml:space="preserve"> (lossy)</w:t>
        </w:r>
      </w:ins>
      <w:r w:rsidR="000A5DEF" w:rsidRPr="00671EB7">
        <w:rPr>
          <w:sz w:val="20"/>
          <w:szCs w:val="20"/>
        </w:rPr>
        <w:t xml:space="preserve">. </w:t>
      </w:r>
    </w:p>
    <w:p w14:paraId="675846EC" w14:textId="77777777" w:rsidR="007B2D74" w:rsidRPr="00671EB7" w:rsidRDefault="007B2D74">
      <w:pPr>
        <w:rPr>
          <w:sz w:val="20"/>
          <w:szCs w:val="20"/>
        </w:rPr>
      </w:pPr>
    </w:p>
    <w:p w14:paraId="6A4F5F6E" w14:textId="462BC967" w:rsidR="00BF4A27" w:rsidRPr="00671EB7" w:rsidRDefault="007B2D74">
      <w:pPr>
        <w:rPr>
          <w:sz w:val="20"/>
          <w:szCs w:val="20"/>
        </w:rPr>
      </w:pPr>
      <w:r w:rsidRPr="00671EB7">
        <w:rPr>
          <w:sz w:val="20"/>
          <w:szCs w:val="20"/>
        </w:rPr>
        <w:t xml:space="preserve">The idea of evaluating </w:t>
      </w:r>
      <w:r w:rsidR="00A26787" w:rsidRPr="00671EB7">
        <w:rPr>
          <w:sz w:val="20"/>
          <w:szCs w:val="20"/>
        </w:rPr>
        <w:t>the quality of a video</w:t>
      </w:r>
      <w:r w:rsidR="00A37FF6" w:rsidRPr="00671EB7">
        <w:rPr>
          <w:sz w:val="20"/>
          <w:szCs w:val="20"/>
        </w:rPr>
        <w:t xml:space="preserve"> based on analysis algorithms </w:t>
      </w:r>
      <w:r w:rsidR="00A26787" w:rsidRPr="00671EB7">
        <w:rPr>
          <w:sz w:val="20"/>
          <w:szCs w:val="20"/>
        </w:rPr>
        <w:t xml:space="preserve">can be found </w:t>
      </w:r>
      <w:r w:rsidR="00C317BE">
        <w:rPr>
          <w:sz w:val="20"/>
          <w:szCs w:val="20"/>
        </w:rPr>
        <w:t>in</w:t>
      </w:r>
      <w:r w:rsidR="00A26787" w:rsidRPr="00671EB7">
        <w:rPr>
          <w:sz w:val="20"/>
          <w:szCs w:val="20"/>
        </w:rPr>
        <w:t xml:space="preserve"> </w:t>
      </w:r>
      <w:r w:rsidR="008109EE" w:rsidRPr="00671EB7">
        <w:rPr>
          <w:sz w:val="20"/>
          <w:szCs w:val="20"/>
        </w:rPr>
        <w:t>[</w:t>
      </w:r>
      <w:r w:rsidR="005E0E6F" w:rsidRPr="00671EB7">
        <w:rPr>
          <w:sz w:val="20"/>
          <w:szCs w:val="20"/>
        </w:rPr>
        <w:t>1</w:t>
      </w:r>
      <w:r w:rsidR="0026393F">
        <w:rPr>
          <w:sz w:val="20"/>
          <w:szCs w:val="20"/>
        </w:rPr>
        <w:t>2</w:t>
      </w:r>
      <w:r w:rsidR="008109EE" w:rsidRPr="00671EB7">
        <w:rPr>
          <w:sz w:val="20"/>
          <w:szCs w:val="20"/>
        </w:rPr>
        <w:t>]</w:t>
      </w:r>
      <w:r w:rsidR="00A26787" w:rsidRPr="00671EB7">
        <w:rPr>
          <w:sz w:val="20"/>
          <w:szCs w:val="20"/>
        </w:rPr>
        <w:t xml:space="preserve">. In their paper, </w:t>
      </w:r>
      <w:r w:rsidR="00347068">
        <w:rPr>
          <w:sz w:val="20"/>
          <w:szCs w:val="20"/>
        </w:rPr>
        <w:t>the</w:t>
      </w:r>
      <w:r w:rsidR="00347068" w:rsidRPr="00671EB7">
        <w:rPr>
          <w:sz w:val="20"/>
          <w:szCs w:val="20"/>
        </w:rPr>
        <w:t xml:space="preserve"> </w:t>
      </w:r>
      <w:r w:rsidR="00A26787" w:rsidRPr="00671EB7">
        <w:rPr>
          <w:sz w:val="20"/>
          <w:szCs w:val="20"/>
        </w:rPr>
        <w:t xml:space="preserve">video analysis routine is a set of computer vision algorithms: face recognition, face detection and face tracking. </w:t>
      </w:r>
      <w:r w:rsidR="00DE099E" w:rsidRPr="00671EB7">
        <w:rPr>
          <w:sz w:val="20"/>
          <w:szCs w:val="20"/>
        </w:rPr>
        <w:t xml:space="preserve">They used H.264 to compress video </w:t>
      </w:r>
      <w:r w:rsidR="00347068">
        <w:rPr>
          <w:sz w:val="20"/>
          <w:szCs w:val="20"/>
        </w:rPr>
        <w:t>multiple</w:t>
      </w:r>
      <w:r w:rsidR="00347068" w:rsidRPr="00671EB7">
        <w:rPr>
          <w:sz w:val="20"/>
          <w:szCs w:val="20"/>
        </w:rPr>
        <w:t xml:space="preserve"> </w:t>
      </w:r>
      <w:r w:rsidR="00DE099E" w:rsidRPr="00671EB7">
        <w:rPr>
          <w:sz w:val="20"/>
          <w:szCs w:val="20"/>
        </w:rPr>
        <w:t xml:space="preserve">times with various quality settings to generate a set of compressed video. They discovered that the face recognition and face detection result does not change much until they reach a </w:t>
      </w:r>
      <w:r w:rsidR="00970831">
        <w:rPr>
          <w:sz w:val="20"/>
          <w:szCs w:val="20"/>
        </w:rPr>
        <w:t xml:space="preserve">particular </w:t>
      </w:r>
      <w:r w:rsidR="00DE099E" w:rsidRPr="00671EB7">
        <w:rPr>
          <w:sz w:val="20"/>
          <w:szCs w:val="20"/>
        </w:rPr>
        <w:t xml:space="preserve">low quality setting. Before that, a compressed video </w:t>
      </w:r>
      <w:r w:rsidR="00970831">
        <w:rPr>
          <w:sz w:val="20"/>
          <w:szCs w:val="20"/>
        </w:rPr>
        <w:t>can generate low quality compressed videos that keep</w:t>
      </w:r>
      <w:r w:rsidR="00DE099E" w:rsidRPr="00671EB7">
        <w:rPr>
          <w:sz w:val="20"/>
          <w:szCs w:val="20"/>
        </w:rPr>
        <w:t xml:space="preserve"> the similar face recognition and detection result</w:t>
      </w:r>
      <w:r w:rsidR="00970831">
        <w:rPr>
          <w:sz w:val="20"/>
          <w:szCs w:val="20"/>
        </w:rPr>
        <w:t xml:space="preserve"> as the original video</w:t>
      </w:r>
      <w:r w:rsidR="00DE099E" w:rsidRPr="00671EB7">
        <w:rPr>
          <w:sz w:val="20"/>
          <w:szCs w:val="20"/>
        </w:rPr>
        <w:t>.</w:t>
      </w:r>
      <w:r w:rsidR="00C9627A" w:rsidRPr="00671EB7">
        <w:rPr>
          <w:sz w:val="20"/>
          <w:szCs w:val="20"/>
        </w:rPr>
        <w:t xml:space="preserve"> Experiments have also been </w:t>
      </w:r>
      <w:r w:rsidR="00D83536" w:rsidRPr="00671EB7">
        <w:rPr>
          <w:sz w:val="20"/>
          <w:szCs w:val="20"/>
        </w:rPr>
        <w:t xml:space="preserve">performed </w:t>
      </w:r>
      <w:r w:rsidR="00C9627A" w:rsidRPr="00671EB7">
        <w:rPr>
          <w:sz w:val="20"/>
          <w:szCs w:val="20"/>
        </w:rPr>
        <w:t>on</w:t>
      </w:r>
      <w:r w:rsidR="00102AE9" w:rsidRPr="00671EB7">
        <w:rPr>
          <w:sz w:val="20"/>
          <w:szCs w:val="20"/>
        </w:rPr>
        <w:t xml:space="preserve"> tracking faces in</w:t>
      </w:r>
      <w:r w:rsidR="00C9627A" w:rsidRPr="00671EB7">
        <w:rPr>
          <w:sz w:val="20"/>
          <w:szCs w:val="20"/>
        </w:rPr>
        <w:t xml:space="preserve"> a set of compressed videos with a certain portion of frames dropped.</w:t>
      </w:r>
      <w:r w:rsidR="00DE099E" w:rsidRPr="00671EB7">
        <w:rPr>
          <w:sz w:val="20"/>
          <w:szCs w:val="20"/>
        </w:rPr>
        <w:t xml:space="preserve"> They then </w:t>
      </w:r>
      <w:r w:rsidR="00F67B8C" w:rsidRPr="00671EB7">
        <w:rPr>
          <w:sz w:val="20"/>
          <w:szCs w:val="20"/>
        </w:rPr>
        <w:t>propose</w:t>
      </w:r>
      <w:r w:rsidR="00D81660" w:rsidRPr="00671EB7">
        <w:rPr>
          <w:sz w:val="20"/>
          <w:szCs w:val="20"/>
        </w:rPr>
        <w:t>d</w:t>
      </w:r>
      <w:r w:rsidR="00DE099E" w:rsidRPr="00671EB7">
        <w:rPr>
          <w:sz w:val="20"/>
          <w:szCs w:val="20"/>
        </w:rPr>
        <w:t xml:space="preserve"> </w:t>
      </w:r>
      <w:r w:rsidR="007871CA" w:rsidRPr="00671EB7">
        <w:rPr>
          <w:sz w:val="20"/>
          <w:szCs w:val="20"/>
        </w:rPr>
        <w:t xml:space="preserve">that mutual information and </w:t>
      </w:r>
      <w:r w:rsidR="0090019E" w:rsidRPr="00671EB7">
        <w:rPr>
          <w:sz w:val="20"/>
          <w:szCs w:val="20"/>
        </w:rPr>
        <w:t xml:space="preserve">blackness </w:t>
      </w:r>
      <w:r w:rsidR="007871CA" w:rsidRPr="00671EB7">
        <w:rPr>
          <w:sz w:val="20"/>
          <w:szCs w:val="20"/>
        </w:rPr>
        <w:t xml:space="preserve">are the two </w:t>
      </w:r>
      <w:r w:rsidR="00D81660" w:rsidRPr="00671EB7">
        <w:rPr>
          <w:sz w:val="20"/>
          <w:szCs w:val="20"/>
        </w:rPr>
        <w:t xml:space="preserve">computed </w:t>
      </w:r>
      <w:r w:rsidR="007871CA" w:rsidRPr="00671EB7">
        <w:rPr>
          <w:sz w:val="20"/>
          <w:szCs w:val="20"/>
        </w:rPr>
        <w:t>values that better correlate</w:t>
      </w:r>
      <w:del w:id="21" w:author="Chong Shao" w:date="2016-10-30T15:35:00Z">
        <w:r w:rsidR="007871CA" w:rsidRPr="00671EB7" w:rsidDel="00325D59">
          <w:rPr>
            <w:sz w:val="20"/>
            <w:szCs w:val="20"/>
          </w:rPr>
          <w:delText>s</w:delText>
        </w:r>
      </w:del>
      <w:r w:rsidR="007871CA" w:rsidRPr="00671EB7">
        <w:rPr>
          <w:sz w:val="20"/>
          <w:szCs w:val="20"/>
        </w:rPr>
        <w:t xml:space="preserve"> to</w:t>
      </w:r>
      <w:r w:rsidR="009F730D" w:rsidRPr="00671EB7">
        <w:rPr>
          <w:sz w:val="20"/>
          <w:szCs w:val="20"/>
        </w:rPr>
        <w:t xml:space="preserve"> the qualities of</w:t>
      </w:r>
      <w:r w:rsidR="007871CA" w:rsidRPr="00671EB7">
        <w:rPr>
          <w:sz w:val="20"/>
          <w:szCs w:val="20"/>
        </w:rPr>
        <w:t xml:space="preserve"> these analysis results</w:t>
      </w:r>
      <w:r w:rsidR="007A72C9" w:rsidRPr="00671EB7">
        <w:rPr>
          <w:sz w:val="20"/>
          <w:szCs w:val="20"/>
        </w:rPr>
        <w:t xml:space="preserve"> that they can be considered as metrics. </w:t>
      </w:r>
    </w:p>
    <w:p w14:paraId="3322D437" w14:textId="77777777" w:rsidR="00EE19CB" w:rsidRPr="00671EB7" w:rsidRDefault="00EE19CB">
      <w:pPr>
        <w:rPr>
          <w:sz w:val="20"/>
          <w:szCs w:val="20"/>
        </w:rPr>
      </w:pPr>
    </w:p>
    <w:p w14:paraId="5A34160C" w14:textId="43B9F607" w:rsidR="00EE19CB" w:rsidRPr="00671EB7" w:rsidRDefault="00F56853">
      <w:pPr>
        <w:rPr>
          <w:sz w:val="20"/>
          <w:szCs w:val="20"/>
        </w:rPr>
      </w:pPr>
      <w:r w:rsidRPr="00671EB7">
        <w:rPr>
          <w:sz w:val="20"/>
          <w:szCs w:val="20"/>
        </w:rPr>
        <w:t>The video compression method described in th</w:t>
      </w:r>
      <w:r w:rsidR="009C6B2A" w:rsidRPr="00671EB7">
        <w:rPr>
          <w:sz w:val="20"/>
          <w:szCs w:val="20"/>
        </w:rPr>
        <w:t xml:space="preserve">is paper </w:t>
      </w:r>
      <w:r w:rsidR="006846B9" w:rsidRPr="00671EB7">
        <w:rPr>
          <w:sz w:val="20"/>
          <w:szCs w:val="20"/>
        </w:rPr>
        <w:t xml:space="preserve">can be </w:t>
      </w:r>
      <w:r w:rsidR="00067F1D" w:rsidRPr="00671EB7">
        <w:rPr>
          <w:sz w:val="20"/>
          <w:szCs w:val="20"/>
        </w:rPr>
        <w:t>characte</w:t>
      </w:r>
      <w:r w:rsidR="006A7623" w:rsidRPr="00671EB7">
        <w:rPr>
          <w:sz w:val="20"/>
          <w:szCs w:val="20"/>
        </w:rPr>
        <w:t xml:space="preserve">rized as </w:t>
      </w:r>
      <w:r w:rsidR="00210FF1" w:rsidRPr="00671EB7">
        <w:rPr>
          <w:sz w:val="20"/>
          <w:szCs w:val="20"/>
        </w:rPr>
        <w:t xml:space="preserve">a </w:t>
      </w:r>
      <w:r w:rsidR="006A7623" w:rsidRPr="00671EB7">
        <w:rPr>
          <w:sz w:val="20"/>
          <w:szCs w:val="20"/>
        </w:rPr>
        <w:t>Region-of-I</w:t>
      </w:r>
      <w:r w:rsidR="00067F1D" w:rsidRPr="00671EB7">
        <w:rPr>
          <w:sz w:val="20"/>
          <w:szCs w:val="20"/>
        </w:rPr>
        <w:t xml:space="preserve">nterest </w:t>
      </w:r>
      <w:r w:rsidR="006A7623" w:rsidRPr="00671EB7">
        <w:rPr>
          <w:sz w:val="20"/>
          <w:szCs w:val="20"/>
        </w:rPr>
        <w:t xml:space="preserve">(ROI) </w:t>
      </w:r>
      <w:r w:rsidR="00067F1D" w:rsidRPr="00671EB7">
        <w:rPr>
          <w:sz w:val="20"/>
          <w:szCs w:val="20"/>
        </w:rPr>
        <w:t>based video compression method</w:t>
      </w:r>
      <w:r w:rsidR="00FF7B53" w:rsidRPr="00671EB7">
        <w:rPr>
          <w:sz w:val="20"/>
          <w:szCs w:val="20"/>
        </w:rPr>
        <w:t>s</w:t>
      </w:r>
      <w:r w:rsidR="00067F1D" w:rsidRPr="00671EB7">
        <w:rPr>
          <w:sz w:val="20"/>
          <w:szCs w:val="20"/>
        </w:rPr>
        <w:t xml:space="preserve">. </w:t>
      </w:r>
      <w:r w:rsidR="006A7623" w:rsidRPr="00671EB7">
        <w:rPr>
          <w:sz w:val="20"/>
          <w:szCs w:val="20"/>
        </w:rPr>
        <w:t xml:space="preserve"> </w:t>
      </w:r>
      <w:r w:rsidR="00041737" w:rsidRPr="00671EB7">
        <w:rPr>
          <w:sz w:val="20"/>
          <w:szCs w:val="20"/>
        </w:rPr>
        <w:t xml:space="preserve">Previously, </w:t>
      </w:r>
      <w:r w:rsidR="006A7623" w:rsidRPr="00671EB7">
        <w:rPr>
          <w:sz w:val="20"/>
          <w:szCs w:val="20"/>
        </w:rPr>
        <w:t>ROI</w:t>
      </w:r>
      <w:r w:rsidR="006076BA" w:rsidRPr="00671EB7">
        <w:rPr>
          <w:sz w:val="20"/>
          <w:szCs w:val="20"/>
        </w:rPr>
        <w:t xml:space="preserve"> </w:t>
      </w:r>
      <w:r w:rsidR="00EE19CB" w:rsidRPr="00671EB7">
        <w:rPr>
          <w:sz w:val="20"/>
          <w:szCs w:val="20"/>
        </w:rPr>
        <w:t>video encoding methods has been explored in [</w:t>
      </w:r>
      <w:r w:rsidR="007D5DA9">
        <w:rPr>
          <w:sz w:val="20"/>
          <w:szCs w:val="20"/>
        </w:rPr>
        <w:t>4</w:t>
      </w:r>
      <w:r w:rsidR="00EE19CB" w:rsidRPr="00671EB7">
        <w:rPr>
          <w:sz w:val="20"/>
          <w:szCs w:val="20"/>
        </w:rPr>
        <w:t>]</w:t>
      </w:r>
      <w:r w:rsidR="007D5DA9">
        <w:rPr>
          <w:sz w:val="20"/>
          <w:szCs w:val="20"/>
        </w:rPr>
        <w:t>[5]</w:t>
      </w:r>
      <w:r w:rsidR="00EE19CB" w:rsidRPr="00671EB7">
        <w:rPr>
          <w:sz w:val="20"/>
          <w:szCs w:val="20"/>
        </w:rPr>
        <w:t>[</w:t>
      </w:r>
      <w:r w:rsidR="007D5DA9">
        <w:rPr>
          <w:sz w:val="20"/>
          <w:szCs w:val="20"/>
        </w:rPr>
        <w:t>6</w:t>
      </w:r>
      <w:r w:rsidR="00EE19CB" w:rsidRPr="00671EB7">
        <w:rPr>
          <w:sz w:val="20"/>
          <w:szCs w:val="20"/>
        </w:rPr>
        <w:t xml:space="preserve">]. </w:t>
      </w:r>
      <w:r w:rsidR="006076BA" w:rsidRPr="00671EB7">
        <w:rPr>
          <w:sz w:val="20"/>
          <w:szCs w:val="20"/>
        </w:rPr>
        <w:t>One application of ROI video coding on face detection and tracking is discussed in [</w:t>
      </w:r>
      <w:r w:rsidR="007171E7">
        <w:rPr>
          <w:sz w:val="20"/>
          <w:szCs w:val="20"/>
        </w:rPr>
        <w:t>7</w:t>
      </w:r>
      <w:r w:rsidR="006076BA" w:rsidRPr="00671EB7">
        <w:rPr>
          <w:sz w:val="20"/>
          <w:szCs w:val="20"/>
        </w:rPr>
        <w:t>]. Another application on a</w:t>
      </w:r>
      <w:r w:rsidR="00C26DC5">
        <w:rPr>
          <w:sz w:val="20"/>
          <w:szCs w:val="20"/>
        </w:rPr>
        <w:t>e</w:t>
      </w:r>
      <w:r w:rsidR="006076BA" w:rsidRPr="00671EB7">
        <w:rPr>
          <w:sz w:val="20"/>
          <w:szCs w:val="20"/>
        </w:rPr>
        <w:t>rial videos is introduced in [</w:t>
      </w:r>
      <w:r w:rsidR="007171E7">
        <w:rPr>
          <w:sz w:val="20"/>
          <w:szCs w:val="20"/>
        </w:rPr>
        <w:t>8</w:t>
      </w:r>
      <w:r w:rsidR="006076BA" w:rsidRPr="00671EB7">
        <w:rPr>
          <w:sz w:val="20"/>
          <w:szCs w:val="20"/>
        </w:rPr>
        <w:t xml:space="preserve">]. </w:t>
      </w:r>
      <w:r w:rsidR="00BB2420" w:rsidRPr="00671EB7">
        <w:rPr>
          <w:sz w:val="20"/>
          <w:szCs w:val="20"/>
        </w:rPr>
        <w:t>Chao</w:t>
      </w:r>
      <w:r w:rsidR="00265290" w:rsidRPr="00671EB7">
        <w:rPr>
          <w:sz w:val="20"/>
          <w:szCs w:val="20"/>
        </w:rPr>
        <w:t xml:space="preserve"> et al.</w:t>
      </w:r>
      <w:r w:rsidR="006076BA" w:rsidRPr="00671EB7">
        <w:rPr>
          <w:sz w:val="20"/>
          <w:szCs w:val="20"/>
        </w:rPr>
        <w:t xml:space="preserve"> discussed the ROI video coding for preserving computer vision visual features in [</w:t>
      </w:r>
      <w:r w:rsidR="00A16C17">
        <w:rPr>
          <w:sz w:val="20"/>
          <w:szCs w:val="20"/>
        </w:rPr>
        <w:t>9</w:t>
      </w:r>
      <w:r w:rsidR="006076BA" w:rsidRPr="00671EB7">
        <w:rPr>
          <w:sz w:val="20"/>
          <w:szCs w:val="20"/>
        </w:rPr>
        <w:t>]</w:t>
      </w:r>
      <w:r w:rsidR="00AE26AE" w:rsidRPr="00671EB7">
        <w:rPr>
          <w:sz w:val="20"/>
          <w:szCs w:val="20"/>
        </w:rPr>
        <w:t>[</w:t>
      </w:r>
      <w:r w:rsidR="00A16C17">
        <w:rPr>
          <w:sz w:val="20"/>
          <w:szCs w:val="20"/>
        </w:rPr>
        <w:t>10</w:t>
      </w:r>
      <w:r w:rsidR="00AE26AE" w:rsidRPr="00671EB7">
        <w:rPr>
          <w:sz w:val="20"/>
          <w:szCs w:val="20"/>
        </w:rPr>
        <w:t>][</w:t>
      </w:r>
      <w:r w:rsidR="00A16C17">
        <w:rPr>
          <w:sz w:val="20"/>
          <w:szCs w:val="20"/>
        </w:rPr>
        <w:t>11</w:t>
      </w:r>
      <w:r w:rsidR="00AE26AE" w:rsidRPr="00671EB7">
        <w:rPr>
          <w:sz w:val="20"/>
          <w:szCs w:val="20"/>
        </w:rPr>
        <w:t xml:space="preserve">]. For our best knowledge, there is no work done in exploring the ROI video coding in application of microscopy video analysis. </w:t>
      </w:r>
    </w:p>
    <w:p w14:paraId="0F678CAC" w14:textId="77777777" w:rsidR="006E60AF" w:rsidRPr="00671EB7" w:rsidRDefault="006E60AF">
      <w:pPr>
        <w:rPr>
          <w:sz w:val="20"/>
          <w:szCs w:val="20"/>
          <w:lang w:eastAsia="zh-CN"/>
        </w:rPr>
      </w:pPr>
    </w:p>
    <w:p w14:paraId="449530F3" w14:textId="0B8E596B" w:rsidR="00BB6D47" w:rsidRPr="00671EB7" w:rsidRDefault="000C5A63">
      <w:pPr>
        <w:rPr>
          <w:sz w:val="20"/>
          <w:szCs w:val="20"/>
          <w:lang w:eastAsia="zh-CN"/>
        </w:rPr>
      </w:pPr>
      <w:r w:rsidRPr="00671EB7">
        <w:rPr>
          <w:sz w:val="20"/>
          <w:szCs w:val="20"/>
          <w:lang w:eastAsia="zh-CN"/>
        </w:rPr>
        <w:t>In this paper, we pr</w:t>
      </w:r>
      <w:r w:rsidR="00C317BE">
        <w:rPr>
          <w:sz w:val="20"/>
          <w:szCs w:val="20"/>
          <w:lang w:eastAsia="zh-CN"/>
        </w:rPr>
        <w:t>esent</w:t>
      </w:r>
      <w:r w:rsidRPr="00671EB7">
        <w:rPr>
          <w:sz w:val="20"/>
          <w:szCs w:val="20"/>
          <w:lang w:eastAsia="zh-CN"/>
        </w:rPr>
        <w:t xml:space="preserve"> a</w:t>
      </w:r>
      <w:r w:rsidR="00C85E07" w:rsidRPr="00671EB7">
        <w:rPr>
          <w:sz w:val="20"/>
          <w:szCs w:val="20"/>
          <w:lang w:eastAsia="zh-CN"/>
        </w:rPr>
        <w:t xml:space="preserve"> </w:t>
      </w:r>
      <w:r w:rsidR="001E2724" w:rsidRPr="00671EB7">
        <w:rPr>
          <w:sz w:val="20"/>
          <w:szCs w:val="20"/>
          <w:lang w:eastAsia="zh-CN"/>
        </w:rPr>
        <w:t>microscopy video</w:t>
      </w:r>
      <w:r w:rsidR="009A0871" w:rsidRPr="00671EB7">
        <w:rPr>
          <w:sz w:val="20"/>
          <w:szCs w:val="20"/>
          <w:lang w:eastAsia="zh-CN"/>
        </w:rPr>
        <w:t xml:space="preserve"> </w:t>
      </w:r>
      <w:r w:rsidRPr="00671EB7">
        <w:rPr>
          <w:sz w:val="20"/>
          <w:szCs w:val="20"/>
          <w:lang w:eastAsia="zh-CN"/>
        </w:rPr>
        <w:t>compression metho</w:t>
      </w:r>
      <w:r w:rsidR="006E23AD" w:rsidRPr="00671EB7">
        <w:rPr>
          <w:sz w:val="20"/>
          <w:szCs w:val="20"/>
          <w:lang w:eastAsia="zh-CN"/>
        </w:rPr>
        <w:t xml:space="preserve">d </w:t>
      </w:r>
      <w:r w:rsidR="00970831">
        <w:rPr>
          <w:sz w:val="20"/>
          <w:szCs w:val="20"/>
          <w:lang w:eastAsia="zh-CN"/>
        </w:rPr>
        <w:t xml:space="preserve">targeting the </w:t>
      </w:r>
      <w:r w:rsidR="006E23AD" w:rsidRPr="00671EB7">
        <w:rPr>
          <w:sz w:val="20"/>
          <w:szCs w:val="20"/>
          <w:lang w:eastAsia="zh-CN"/>
        </w:rPr>
        <w:t>preserv</w:t>
      </w:r>
      <w:r w:rsidR="00CA19AD" w:rsidRPr="00671EB7">
        <w:rPr>
          <w:sz w:val="20"/>
          <w:szCs w:val="20"/>
          <w:lang w:eastAsia="zh-CN"/>
        </w:rPr>
        <w:t xml:space="preserve">ing </w:t>
      </w:r>
      <w:r w:rsidR="00970831">
        <w:rPr>
          <w:sz w:val="20"/>
          <w:szCs w:val="20"/>
          <w:lang w:eastAsia="zh-CN"/>
        </w:rPr>
        <w:t xml:space="preserve">of automated </w:t>
      </w:r>
      <w:r w:rsidR="00CA19AD" w:rsidRPr="00671EB7">
        <w:rPr>
          <w:sz w:val="20"/>
          <w:szCs w:val="20"/>
          <w:lang w:eastAsia="zh-CN"/>
        </w:rPr>
        <w:t>analysis results.</w:t>
      </w:r>
      <w:r w:rsidR="00421F00" w:rsidRPr="00671EB7">
        <w:rPr>
          <w:sz w:val="20"/>
          <w:szCs w:val="20"/>
          <w:lang w:eastAsia="zh-CN"/>
        </w:rPr>
        <w:t xml:space="preserve"> </w:t>
      </w:r>
      <w:r w:rsidR="00330603" w:rsidRPr="00671EB7">
        <w:rPr>
          <w:sz w:val="20"/>
          <w:szCs w:val="20"/>
          <w:lang w:eastAsia="zh-CN"/>
        </w:rPr>
        <w:t>Differ from</w:t>
      </w:r>
      <w:r w:rsidR="00A75363" w:rsidRPr="00671EB7">
        <w:rPr>
          <w:sz w:val="20"/>
          <w:szCs w:val="20"/>
          <w:lang w:eastAsia="zh-CN"/>
        </w:rPr>
        <w:t xml:space="preserve"> </w:t>
      </w:r>
      <w:r w:rsidR="007E43CC" w:rsidRPr="00671EB7">
        <w:rPr>
          <w:sz w:val="20"/>
          <w:szCs w:val="20"/>
          <w:lang w:eastAsia="zh-CN"/>
        </w:rPr>
        <w:t xml:space="preserve">the </w:t>
      </w:r>
      <w:r w:rsidR="00D73963" w:rsidRPr="00671EB7">
        <w:rPr>
          <w:sz w:val="20"/>
          <w:szCs w:val="20"/>
          <w:lang w:eastAsia="zh-CN"/>
        </w:rPr>
        <w:t>method</w:t>
      </w:r>
      <w:r w:rsidR="007E43CC" w:rsidRPr="00671EB7">
        <w:rPr>
          <w:sz w:val="20"/>
          <w:szCs w:val="20"/>
          <w:lang w:eastAsia="zh-CN"/>
        </w:rPr>
        <w:t xml:space="preserve"> described in [</w:t>
      </w:r>
      <w:r w:rsidR="00DA2ABA" w:rsidRPr="00671EB7">
        <w:rPr>
          <w:sz w:val="20"/>
          <w:szCs w:val="20"/>
          <w:lang w:eastAsia="zh-CN"/>
        </w:rPr>
        <w:t>1</w:t>
      </w:r>
      <w:r w:rsidR="00AC3978" w:rsidRPr="00671EB7">
        <w:rPr>
          <w:sz w:val="20"/>
          <w:szCs w:val="20"/>
          <w:lang w:eastAsia="zh-CN"/>
        </w:rPr>
        <w:t>]</w:t>
      </w:r>
      <w:r w:rsidR="007E43CC" w:rsidRPr="00671EB7">
        <w:rPr>
          <w:sz w:val="20"/>
          <w:szCs w:val="20"/>
          <w:lang w:eastAsia="zh-CN"/>
        </w:rPr>
        <w:t xml:space="preserve"> our</w:t>
      </w:r>
      <w:r w:rsidR="00330603" w:rsidRPr="00671EB7">
        <w:rPr>
          <w:sz w:val="20"/>
          <w:szCs w:val="20"/>
          <w:lang w:eastAsia="zh-CN"/>
        </w:rPr>
        <w:t xml:space="preserve"> method does not force the compressed video to have the </w:t>
      </w:r>
      <w:r w:rsidR="00B023DA" w:rsidRPr="00671EB7">
        <w:rPr>
          <w:sz w:val="20"/>
          <w:szCs w:val="20"/>
          <w:lang w:eastAsia="zh-CN"/>
        </w:rPr>
        <w:t xml:space="preserve">exact </w:t>
      </w:r>
      <w:r w:rsidR="00330603" w:rsidRPr="00671EB7">
        <w:rPr>
          <w:sz w:val="20"/>
          <w:szCs w:val="20"/>
          <w:lang w:eastAsia="zh-CN"/>
        </w:rPr>
        <w:t>same analysis result as the original video</w:t>
      </w:r>
      <w:r w:rsidR="00763037" w:rsidRPr="00671EB7">
        <w:rPr>
          <w:sz w:val="20"/>
          <w:szCs w:val="20"/>
          <w:lang w:eastAsia="zh-CN"/>
        </w:rPr>
        <w:t>. Instead</w:t>
      </w:r>
      <w:r w:rsidR="00751720" w:rsidRPr="00671EB7">
        <w:rPr>
          <w:sz w:val="20"/>
          <w:szCs w:val="20"/>
          <w:lang w:eastAsia="zh-CN"/>
        </w:rPr>
        <w:t>,</w:t>
      </w:r>
      <w:r w:rsidR="008464B6" w:rsidRPr="00671EB7">
        <w:rPr>
          <w:sz w:val="20"/>
          <w:szCs w:val="20"/>
          <w:lang w:eastAsia="zh-CN"/>
        </w:rPr>
        <w:t xml:space="preserve"> </w:t>
      </w:r>
      <w:r w:rsidR="00C8121C" w:rsidRPr="00671EB7">
        <w:rPr>
          <w:sz w:val="20"/>
          <w:szCs w:val="20"/>
          <w:lang w:eastAsia="zh-CN"/>
        </w:rPr>
        <w:t xml:space="preserve">to show that the error introduced by compression is no worse than the error introduced by existing noise, </w:t>
      </w:r>
      <w:r w:rsidR="008464B6" w:rsidRPr="00671EB7">
        <w:rPr>
          <w:sz w:val="20"/>
          <w:szCs w:val="20"/>
          <w:lang w:eastAsia="zh-CN"/>
        </w:rPr>
        <w:t>we</w:t>
      </w:r>
      <w:r w:rsidR="00C62943" w:rsidRPr="00671EB7">
        <w:rPr>
          <w:sz w:val="20"/>
          <w:szCs w:val="20"/>
          <w:lang w:eastAsia="zh-CN"/>
        </w:rPr>
        <w:t xml:space="preserve"> define the video quality as the similarity between the analysis result on the compressed video and the analysis result on the original video under statistical analysis. </w:t>
      </w:r>
      <w:r w:rsidR="00E33740" w:rsidRPr="00671EB7">
        <w:rPr>
          <w:sz w:val="20"/>
          <w:szCs w:val="20"/>
          <w:lang w:eastAsia="zh-CN"/>
        </w:rPr>
        <w:t xml:space="preserve"> </w:t>
      </w:r>
      <w:r w:rsidR="00C62943" w:rsidRPr="00671EB7">
        <w:rPr>
          <w:sz w:val="20"/>
          <w:szCs w:val="20"/>
          <w:lang w:eastAsia="zh-CN"/>
        </w:rPr>
        <w:t>W</w:t>
      </w:r>
      <w:r w:rsidR="00BC031D" w:rsidRPr="00671EB7">
        <w:rPr>
          <w:sz w:val="20"/>
          <w:szCs w:val="20"/>
          <w:lang w:eastAsia="zh-CN"/>
        </w:rPr>
        <w:t>e run multiple</w:t>
      </w:r>
      <w:r w:rsidR="00182348" w:rsidRPr="00671EB7">
        <w:rPr>
          <w:sz w:val="20"/>
          <w:szCs w:val="20"/>
          <w:lang w:eastAsia="zh-CN"/>
        </w:rPr>
        <w:t xml:space="preserve"> test</w:t>
      </w:r>
      <w:r w:rsidR="00BC031D" w:rsidRPr="00671EB7">
        <w:rPr>
          <w:sz w:val="20"/>
          <w:szCs w:val="20"/>
          <w:lang w:eastAsia="zh-CN"/>
        </w:rPr>
        <w:t xml:space="preserve">s followed by statistical </w:t>
      </w:r>
      <w:r w:rsidR="00911402" w:rsidRPr="00671EB7">
        <w:rPr>
          <w:sz w:val="20"/>
          <w:szCs w:val="20"/>
          <w:lang w:eastAsia="zh-CN"/>
        </w:rPr>
        <w:t xml:space="preserve">analysis. </w:t>
      </w:r>
      <w:r w:rsidR="00E85333" w:rsidRPr="00671EB7">
        <w:rPr>
          <w:sz w:val="20"/>
          <w:szCs w:val="20"/>
          <w:lang w:eastAsia="zh-CN"/>
        </w:rPr>
        <w:t xml:space="preserve">In the case of tracking, </w:t>
      </w:r>
      <w:r w:rsidR="00D00B32" w:rsidRPr="00671EB7">
        <w:rPr>
          <w:sz w:val="20"/>
          <w:szCs w:val="20"/>
          <w:lang w:eastAsia="zh-CN"/>
        </w:rPr>
        <w:t>we discovered that</w:t>
      </w:r>
      <w:r w:rsidR="00E85F6A" w:rsidRPr="00671EB7">
        <w:rPr>
          <w:sz w:val="20"/>
          <w:szCs w:val="20"/>
          <w:lang w:eastAsia="zh-CN"/>
        </w:rPr>
        <w:t xml:space="preserve"> this quality </w:t>
      </w:r>
      <w:r w:rsidR="00094924" w:rsidRPr="00671EB7">
        <w:rPr>
          <w:sz w:val="20"/>
          <w:szCs w:val="20"/>
          <w:lang w:eastAsia="zh-CN"/>
        </w:rPr>
        <w:t>is highly correlated to</w:t>
      </w:r>
      <w:r w:rsidR="00E85F6A" w:rsidRPr="00671EB7">
        <w:rPr>
          <w:sz w:val="20"/>
          <w:szCs w:val="20"/>
          <w:lang w:eastAsia="zh-CN"/>
        </w:rPr>
        <w:t xml:space="preserve"> the</w:t>
      </w:r>
      <w:r w:rsidR="00094924" w:rsidRPr="00671EB7">
        <w:rPr>
          <w:sz w:val="20"/>
          <w:szCs w:val="20"/>
          <w:lang w:eastAsia="zh-CN"/>
        </w:rPr>
        <w:t xml:space="preserve"> degree of preservation of the</w:t>
      </w:r>
      <w:r w:rsidR="00E85F6A" w:rsidRPr="00671EB7">
        <w:rPr>
          <w:sz w:val="20"/>
          <w:szCs w:val="20"/>
          <w:lang w:eastAsia="zh-CN"/>
        </w:rPr>
        <w:t xml:space="preserve"> pixels surrounding</w:t>
      </w:r>
      <w:r w:rsidR="00094924" w:rsidRPr="00671EB7">
        <w:rPr>
          <w:sz w:val="20"/>
          <w:szCs w:val="20"/>
          <w:lang w:eastAsia="zh-CN"/>
        </w:rPr>
        <w:t xml:space="preserve"> the moving beads.</w:t>
      </w:r>
      <w:r w:rsidR="00E85F6A" w:rsidRPr="00671EB7">
        <w:rPr>
          <w:sz w:val="20"/>
          <w:szCs w:val="20"/>
          <w:lang w:eastAsia="zh-CN"/>
        </w:rPr>
        <w:t xml:space="preserve"> </w:t>
      </w:r>
    </w:p>
    <w:p w14:paraId="0D36655B" w14:textId="77777777" w:rsidR="00B24CA8" w:rsidRPr="00671EB7" w:rsidRDefault="00B24CA8">
      <w:pPr>
        <w:rPr>
          <w:sz w:val="20"/>
          <w:szCs w:val="20"/>
          <w:lang w:eastAsia="zh-CN"/>
        </w:rPr>
      </w:pPr>
    </w:p>
    <w:p w14:paraId="41472710" w14:textId="3180142B" w:rsidR="004F5E89" w:rsidRPr="00671EB7" w:rsidRDefault="00385226">
      <w:pPr>
        <w:rPr>
          <w:sz w:val="20"/>
          <w:szCs w:val="20"/>
          <w:lang w:eastAsia="zh-CN"/>
        </w:rPr>
      </w:pPr>
      <w:r w:rsidRPr="00671EB7">
        <w:rPr>
          <w:sz w:val="20"/>
          <w:szCs w:val="20"/>
          <w:lang w:eastAsia="zh-CN"/>
        </w:rPr>
        <w:t xml:space="preserve">Section </w:t>
      </w:r>
      <w:r w:rsidR="004D7F5E" w:rsidRPr="00671EB7">
        <w:rPr>
          <w:sz w:val="20"/>
          <w:szCs w:val="20"/>
          <w:lang w:eastAsia="zh-CN"/>
        </w:rPr>
        <w:t xml:space="preserve">2 </w:t>
      </w:r>
      <w:r w:rsidR="000026E2" w:rsidRPr="00671EB7">
        <w:rPr>
          <w:sz w:val="20"/>
          <w:szCs w:val="20"/>
          <w:lang w:eastAsia="zh-CN"/>
        </w:rPr>
        <w:t>describes our analys</w:t>
      </w:r>
      <w:r w:rsidR="00AE25CB" w:rsidRPr="00671EB7">
        <w:rPr>
          <w:sz w:val="20"/>
          <w:szCs w:val="20"/>
          <w:lang w:eastAsia="zh-CN"/>
        </w:rPr>
        <w:t>is-aware compression technique</w:t>
      </w:r>
      <w:r w:rsidRPr="00671EB7">
        <w:rPr>
          <w:sz w:val="20"/>
          <w:szCs w:val="20"/>
          <w:lang w:eastAsia="zh-CN"/>
        </w:rPr>
        <w:t xml:space="preserve">. </w:t>
      </w:r>
      <w:r w:rsidR="005A4201" w:rsidRPr="00671EB7">
        <w:rPr>
          <w:sz w:val="20"/>
          <w:szCs w:val="20"/>
          <w:lang w:eastAsia="zh-CN"/>
        </w:rPr>
        <w:t xml:space="preserve">Section 3 explains the quality measurement being used. </w:t>
      </w:r>
      <w:r w:rsidRPr="00671EB7">
        <w:rPr>
          <w:sz w:val="20"/>
          <w:szCs w:val="20"/>
          <w:lang w:eastAsia="zh-CN"/>
        </w:rPr>
        <w:t xml:space="preserve">Section 4 </w:t>
      </w:r>
      <w:r w:rsidR="00AE25CB" w:rsidRPr="00671EB7">
        <w:rPr>
          <w:sz w:val="20"/>
          <w:szCs w:val="20"/>
          <w:lang w:eastAsia="zh-CN"/>
        </w:rPr>
        <w:t>describes the experiment</w:t>
      </w:r>
      <w:r w:rsidR="00695370" w:rsidRPr="00671EB7">
        <w:rPr>
          <w:sz w:val="20"/>
          <w:szCs w:val="20"/>
          <w:lang w:eastAsia="zh-CN"/>
        </w:rPr>
        <w:t>s</w:t>
      </w:r>
      <w:r w:rsidR="00AE25CB" w:rsidRPr="00671EB7">
        <w:rPr>
          <w:sz w:val="20"/>
          <w:szCs w:val="20"/>
          <w:lang w:eastAsia="zh-CN"/>
        </w:rPr>
        <w:t xml:space="preserve"> and </w:t>
      </w:r>
      <w:r w:rsidR="007E6658" w:rsidRPr="00671EB7">
        <w:rPr>
          <w:sz w:val="20"/>
          <w:szCs w:val="20"/>
          <w:lang w:eastAsia="zh-CN"/>
        </w:rPr>
        <w:t>discusses the</w:t>
      </w:r>
      <w:r w:rsidR="00AE25CB" w:rsidRPr="00671EB7">
        <w:rPr>
          <w:sz w:val="20"/>
          <w:szCs w:val="20"/>
          <w:lang w:eastAsia="zh-CN"/>
        </w:rPr>
        <w:t xml:space="preserve"> result</w:t>
      </w:r>
      <w:r w:rsidR="00A92AF1" w:rsidRPr="00671EB7">
        <w:rPr>
          <w:sz w:val="20"/>
          <w:szCs w:val="20"/>
          <w:lang w:eastAsia="zh-CN"/>
        </w:rPr>
        <w:t>.</w:t>
      </w:r>
      <w:r w:rsidR="001216F3" w:rsidRPr="00671EB7">
        <w:rPr>
          <w:sz w:val="20"/>
          <w:szCs w:val="20"/>
          <w:lang w:eastAsia="zh-CN"/>
        </w:rPr>
        <w:t xml:space="preserve"> </w:t>
      </w:r>
      <w:r w:rsidR="00A92AF1" w:rsidRPr="00671EB7">
        <w:rPr>
          <w:sz w:val="20"/>
          <w:szCs w:val="20"/>
          <w:lang w:eastAsia="zh-CN"/>
        </w:rPr>
        <w:t xml:space="preserve"> </w:t>
      </w:r>
      <w:r w:rsidR="001216F3" w:rsidRPr="00671EB7">
        <w:rPr>
          <w:sz w:val="20"/>
          <w:szCs w:val="20"/>
          <w:lang w:eastAsia="zh-CN"/>
        </w:rPr>
        <w:t xml:space="preserve">Section 5 </w:t>
      </w:r>
      <w:r w:rsidR="00E17337" w:rsidRPr="00671EB7">
        <w:rPr>
          <w:sz w:val="20"/>
          <w:szCs w:val="20"/>
          <w:lang w:eastAsia="zh-CN"/>
        </w:rPr>
        <w:t>concludes</w:t>
      </w:r>
      <w:r w:rsidR="001216F3" w:rsidRPr="00671EB7">
        <w:rPr>
          <w:sz w:val="20"/>
          <w:szCs w:val="20"/>
          <w:lang w:eastAsia="zh-CN"/>
        </w:rPr>
        <w:t xml:space="preserve"> and </w:t>
      </w:r>
      <w:r w:rsidR="00D81660" w:rsidRPr="00671EB7">
        <w:rPr>
          <w:sz w:val="20"/>
          <w:szCs w:val="20"/>
          <w:lang w:eastAsia="zh-CN"/>
        </w:rPr>
        <w:t xml:space="preserve">talks </w:t>
      </w:r>
      <w:r w:rsidR="001216F3" w:rsidRPr="00671EB7">
        <w:rPr>
          <w:sz w:val="20"/>
          <w:szCs w:val="20"/>
          <w:lang w:eastAsia="zh-CN"/>
        </w:rPr>
        <w:t>about the future work.</w:t>
      </w:r>
    </w:p>
    <w:p w14:paraId="0218D7D7" w14:textId="77777777" w:rsidR="00DA543A" w:rsidRPr="00671EB7" w:rsidRDefault="00DA543A">
      <w:pPr>
        <w:rPr>
          <w:b/>
          <w:sz w:val="20"/>
          <w:szCs w:val="20"/>
        </w:rPr>
      </w:pPr>
    </w:p>
    <w:p w14:paraId="6A141270" w14:textId="4FAA34FD" w:rsidR="002C0375" w:rsidRPr="00671EB7" w:rsidRDefault="002C0375">
      <w:pPr>
        <w:rPr>
          <w:b/>
        </w:rPr>
      </w:pPr>
      <w:r w:rsidRPr="00671EB7">
        <w:rPr>
          <w:b/>
        </w:rPr>
        <w:t xml:space="preserve">2. </w:t>
      </w:r>
      <w:r w:rsidR="006E269A" w:rsidRPr="00671EB7">
        <w:rPr>
          <w:b/>
        </w:rPr>
        <w:t>Methods</w:t>
      </w:r>
      <w:r w:rsidRPr="00671EB7">
        <w:rPr>
          <w:b/>
        </w:rPr>
        <w:t xml:space="preserve"> </w:t>
      </w:r>
    </w:p>
    <w:p w14:paraId="113AD0EA" w14:textId="77777777" w:rsidR="00F549D0" w:rsidRPr="00671EB7" w:rsidRDefault="00F549D0">
      <w:pPr>
        <w:rPr>
          <w:b/>
          <w:sz w:val="20"/>
          <w:szCs w:val="20"/>
          <w:lang w:eastAsia="zh-CN"/>
        </w:rPr>
      </w:pPr>
    </w:p>
    <w:p w14:paraId="0B1F3264" w14:textId="7F6DB7CD" w:rsidR="00701D98" w:rsidRDefault="00052626">
      <w:pPr>
        <w:rPr>
          <w:sz w:val="20"/>
          <w:szCs w:val="20"/>
        </w:rPr>
      </w:pPr>
      <w:r w:rsidRPr="00671EB7">
        <w:rPr>
          <w:sz w:val="20"/>
          <w:szCs w:val="20"/>
        </w:rPr>
        <w:t>In</w:t>
      </w:r>
      <w:r w:rsidR="00F549D0" w:rsidRPr="00671EB7">
        <w:rPr>
          <w:sz w:val="20"/>
          <w:szCs w:val="20"/>
        </w:rPr>
        <w:t xml:space="preserve"> design</w:t>
      </w:r>
      <w:r w:rsidRPr="00671EB7">
        <w:rPr>
          <w:sz w:val="20"/>
          <w:szCs w:val="20"/>
        </w:rPr>
        <w:t>ing our compression method, the</w:t>
      </w:r>
      <w:r w:rsidR="00F549D0" w:rsidRPr="00671EB7">
        <w:rPr>
          <w:sz w:val="20"/>
          <w:szCs w:val="20"/>
        </w:rPr>
        <w:t xml:space="preserve"> goal is to have the compress</w:t>
      </w:r>
      <w:r w:rsidR="008422BB" w:rsidRPr="00671EB7">
        <w:rPr>
          <w:rFonts w:hint="eastAsia"/>
          <w:sz w:val="20"/>
          <w:szCs w:val="20"/>
          <w:lang w:eastAsia="zh-CN"/>
        </w:rPr>
        <w:t>ed</w:t>
      </w:r>
      <w:r w:rsidR="00F549D0" w:rsidRPr="00671EB7">
        <w:rPr>
          <w:sz w:val="20"/>
          <w:szCs w:val="20"/>
        </w:rPr>
        <w:t xml:space="preserve"> video </w:t>
      </w:r>
      <w:r w:rsidR="008422BB" w:rsidRPr="00671EB7">
        <w:rPr>
          <w:sz w:val="20"/>
          <w:szCs w:val="20"/>
        </w:rPr>
        <w:t xml:space="preserve">contain </w:t>
      </w:r>
      <w:r w:rsidR="00921C09" w:rsidRPr="00671EB7">
        <w:rPr>
          <w:sz w:val="20"/>
          <w:szCs w:val="20"/>
        </w:rPr>
        <w:t>all the</w:t>
      </w:r>
      <w:r w:rsidR="008422BB" w:rsidRPr="00671EB7">
        <w:rPr>
          <w:sz w:val="20"/>
          <w:szCs w:val="20"/>
        </w:rPr>
        <w:t xml:space="preserve"> useful</w:t>
      </w:r>
      <w:r w:rsidR="00921C09" w:rsidRPr="00671EB7">
        <w:rPr>
          <w:sz w:val="20"/>
          <w:szCs w:val="20"/>
        </w:rPr>
        <w:t xml:space="preserve"> information </w:t>
      </w:r>
      <w:r w:rsidR="005A063E">
        <w:rPr>
          <w:sz w:val="20"/>
          <w:szCs w:val="20"/>
        </w:rPr>
        <w:t xml:space="preserve">for </w:t>
      </w:r>
      <w:r w:rsidR="00F549D0" w:rsidRPr="00671EB7">
        <w:rPr>
          <w:sz w:val="20"/>
          <w:szCs w:val="20"/>
        </w:rPr>
        <w:t>analysis.</w:t>
      </w:r>
      <w:r w:rsidR="00D212F9" w:rsidRPr="00671EB7">
        <w:rPr>
          <w:sz w:val="20"/>
          <w:szCs w:val="20"/>
        </w:rPr>
        <w:t xml:space="preserve"> In order to do this</w:t>
      </w:r>
      <w:r w:rsidR="00A126CE" w:rsidRPr="00671EB7">
        <w:rPr>
          <w:sz w:val="20"/>
          <w:szCs w:val="20"/>
        </w:rPr>
        <w:t xml:space="preserve">, the </w:t>
      </w:r>
      <w:r w:rsidR="00DE753C">
        <w:rPr>
          <w:sz w:val="20"/>
          <w:szCs w:val="20"/>
        </w:rPr>
        <w:t>pixels</w:t>
      </w:r>
      <w:r w:rsidR="00DE753C" w:rsidRPr="00671EB7">
        <w:rPr>
          <w:sz w:val="20"/>
          <w:szCs w:val="20"/>
        </w:rPr>
        <w:t xml:space="preserve"> </w:t>
      </w:r>
      <w:r w:rsidR="00A126CE" w:rsidRPr="00671EB7">
        <w:rPr>
          <w:sz w:val="20"/>
          <w:szCs w:val="20"/>
        </w:rPr>
        <w:t>that contain the useful information</w:t>
      </w:r>
      <w:r w:rsidR="00E46ECA" w:rsidRPr="00671EB7">
        <w:rPr>
          <w:sz w:val="20"/>
          <w:szCs w:val="20"/>
        </w:rPr>
        <w:t xml:space="preserve"> </w:t>
      </w:r>
      <w:r w:rsidR="00A126CE" w:rsidRPr="00671EB7">
        <w:rPr>
          <w:sz w:val="20"/>
          <w:szCs w:val="20"/>
        </w:rPr>
        <w:t>need to be detected</w:t>
      </w:r>
      <w:r w:rsidR="00F0510E" w:rsidRPr="00671EB7">
        <w:rPr>
          <w:sz w:val="20"/>
          <w:szCs w:val="20"/>
        </w:rPr>
        <w:t xml:space="preserve"> in every video frame. </w:t>
      </w:r>
    </w:p>
    <w:p w14:paraId="22D2F78B" w14:textId="77777777" w:rsidR="00701D98" w:rsidRDefault="00701D98">
      <w:pPr>
        <w:rPr>
          <w:sz w:val="20"/>
          <w:szCs w:val="20"/>
        </w:rPr>
      </w:pPr>
    </w:p>
    <w:p w14:paraId="186D5CF4" w14:textId="7DF4DB4F" w:rsidR="00F549D0" w:rsidRPr="00671EB7" w:rsidRDefault="008A7DDC">
      <w:pPr>
        <w:rPr>
          <w:b/>
          <w:sz w:val="20"/>
          <w:szCs w:val="20"/>
          <w:lang w:eastAsia="zh-CN"/>
        </w:rPr>
      </w:pPr>
      <w:r>
        <w:rPr>
          <w:sz w:val="20"/>
          <w:szCs w:val="20"/>
        </w:rPr>
        <w:t>Due to the fact that the analysis-critical pixels are grouped in regions, t</w:t>
      </w:r>
      <w:r w:rsidR="00184935" w:rsidRPr="00671EB7">
        <w:rPr>
          <w:sz w:val="20"/>
          <w:szCs w:val="20"/>
        </w:rPr>
        <w:t xml:space="preserve">he process of </w:t>
      </w:r>
      <w:r w:rsidR="00826D7E" w:rsidRPr="00671EB7">
        <w:rPr>
          <w:sz w:val="20"/>
          <w:szCs w:val="20"/>
        </w:rPr>
        <w:t>dete</w:t>
      </w:r>
      <w:r w:rsidR="009F6311" w:rsidRPr="00671EB7">
        <w:rPr>
          <w:sz w:val="20"/>
          <w:szCs w:val="20"/>
        </w:rPr>
        <w:t>rmi</w:t>
      </w:r>
      <w:r w:rsidR="00826D7E" w:rsidRPr="00671EB7">
        <w:rPr>
          <w:sz w:val="20"/>
          <w:szCs w:val="20"/>
        </w:rPr>
        <w:t>ni</w:t>
      </w:r>
      <w:r w:rsidR="009F6311" w:rsidRPr="00671EB7">
        <w:rPr>
          <w:sz w:val="20"/>
          <w:szCs w:val="20"/>
        </w:rPr>
        <w:t xml:space="preserve">ng the </w:t>
      </w:r>
      <w:r w:rsidR="00E46ECA" w:rsidRPr="00671EB7">
        <w:rPr>
          <w:sz w:val="20"/>
          <w:szCs w:val="20"/>
        </w:rPr>
        <w:t xml:space="preserve">analysis-critical </w:t>
      </w:r>
      <w:r w:rsidR="009F6311" w:rsidRPr="00671EB7">
        <w:rPr>
          <w:sz w:val="20"/>
          <w:szCs w:val="20"/>
        </w:rPr>
        <w:t xml:space="preserve">region of pixels in every frame </w:t>
      </w:r>
      <w:r w:rsidR="00DC4443">
        <w:rPr>
          <w:sz w:val="20"/>
          <w:szCs w:val="20"/>
        </w:rPr>
        <w:t xml:space="preserve">can be considered as </w:t>
      </w:r>
      <w:r w:rsidR="009F6311" w:rsidRPr="00671EB7">
        <w:rPr>
          <w:sz w:val="20"/>
          <w:szCs w:val="20"/>
        </w:rPr>
        <w:t>a</w:t>
      </w:r>
      <w:r w:rsidR="00B075E6">
        <w:rPr>
          <w:sz w:val="20"/>
          <w:szCs w:val="20"/>
        </w:rPr>
        <w:t>n image</w:t>
      </w:r>
      <w:r w:rsidR="009F6311" w:rsidRPr="00671EB7">
        <w:rPr>
          <w:sz w:val="20"/>
          <w:szCs w:val="20"/>
        </w:rPr>
        <w:t xml:space="preserve"> segmentation </w:t>
      </w:r>
      <w:r w:rsidR="006522A1" w:rsidRPr="00671EB7">
        <w:rPr>
          <w:sz w:val="20"/>
          <w:szCs w:val="20"/>
        </w:rPr>
        <w:t>task</w:t>
      </w:r>
      <w:r w:rsidR="009439B8" w:rsidRPr="00671EB7">
        <w:rPr>
          <w:sz w:val="20"/>
          <w:szCs w:val="20"/>
        </w:rPr>
        <w:t>.</w:t>
      </w:r>
      <w:r>
        <w:rPr>
          <w:sz w:val="20"/>
          <w:szCs w:val="20"/>
        </w:rPr>
        <w:t xml:space="preserve"> </w:t>
      </w:r>
      <w:r w:rsidR="00763C1C" w:rsidRPr="00671EB7">
        <w:rPr>
          <w:sz w:val="20"/>
          <w:szCs w:val="20"/>
        </w:rPr>
        <w:t>T</w:t>
      </w:r>
      <w:r w:rsidR="004E7920" w:rsidRPr="00671EB7">
        <w:rPr>
          <w:sz w:val="20"/>
          <w:szCs w:val="20"/>
        </w:rPr>
        <w:t>he actual compression process</w:t>
      </w:r>
      <w:r w:rsidR="00D81660" w:rsidRPr="00671EB7">
        <w:rPr>
          <w:sz w:val="20"/>
          <w:szCs w:val="20"/>
        </w:rPr>
        <w:t xml:space="preserve"> </w:t>
      </w:r>
      <w:r w:rsidR="002B1148" w:rsidRPr="00671EB7">
        <w:rPr>
          <w:sz w:val="20"/>
          <w:szCs w:val="20"/>
        </w:rPr>
        <w:t xml:space="preserve">should </w:t>
      </w:r>
      <w:r w:rsidR="004E7920" w:rsidRPr="00671EB7">
        <w:rPr>
          <w:sz w:val="20"/>
          <w:szCs w:val="20"/>
        </w:rPr>
        <w:t xml:space="preserve">make </w:t>
      </w:r>
      <w:r w:rsidR="00373D17" w:rsidRPr="00671EB7">
        <w:rPr>
          <w:sz w:val="20"/>
          <w:szCs w:val="20"/>
        </w:rPr>
        <w:t xml:space="preserve">use of the segmentation result. </w:t>
      </w:r>
      <w:r w:rsidR="0045269A" w:rsidRPr="00671EB7">
        <w:rPr>
          <w:sz w:val="20"/>
          <w:szCs w:val="20"/>
        </w:rPr>
        <w:t>It would</w:t>
      </w:r>
      <w:r w:rsidR="008F20B9" w:rsidRPr="00671EB7">
        <w:rPr>
          <w:sz w:val="20"/>
          <w:szCs w:val="20"/>
        </w:rPr>
        <w:t xml:space="preserve"> use different coding scheme or different quality settings for the analysis-critical regions and the remaining regions. </w:t>
      </w:r>
      <w:r w:rsidR="00445652">
        <w:rPr>
          <w:sz w:val="20"/>
          <w:szCs w:val="20"/>
        </w:rPr>
        <w:t>So it does its best job to allocate the bandwidth resource for the analysis-critical regions.</w:t>
      </w:r>
    </w:p>
    <w:p w14:paraId="02D6DC81" w14:textId="77777777" w:rsidR="00DD4A94" w:rsidRPr="00671EB7" w:rsidRDefault="00DD4A94">
      <w:pPr>
        <w:rPr>
          <w:b/>
          <w:sz w:val="20"/>
          <w:szCs w:val="20"/>
        </w:rPr>
      </w:pPr>
    </w:p>
    <w:p w14:paraId="6F1C9634" w14:textId="2B8802F2" w:rsidR="00B13056" w:rsidRPr="00671EB7" w:rsidRDefault="00A67CF7" w:rsidP="00FF643C">
      <w:pPr>
        <w:rPr>
          <w:sz w:val="20"/>
          <w:szCs w:val="20"/>
        </w:rPr>
      </w:pPr>
      <w:r w:rsidRPr="00671EB7">
        <w:rPr>
          <w:sz w:val="20"/>
          <w:szCs w:val="20"/>
          <w:lang w:eastAsia="zh-CN"/>
        </w:rPr>
        <w:t xml:space="preserve">We designed our method based on this idea. </w:t>
      </w:r>
      <w:r w:rsidR="00A14162" w:rsidRPr="00671EB7">
        <w:rPr>
          <w:sz w:val="20"/>
          <w:szCs w:val="20"/>
          <w:lang w:eastAsia="zh-CN"/>
        </w:rPr>
        <w:t>Our</w:t>
      </w:r>
      <w:r w:rsidR="009B7843" w:rsidRPr="00671EB7">
        <w:rPr>
          <w:sz w:val="20"/>
          <w:szCs w:val="20"/>
        </w:rPr>
        <w:t xml:space="preserve"> method</w:t>
      </w:r>
      <w:r w:rsidR="00B0783E" w:rsidRPr="00671EB7">
        <w:rPr>
          <w:sz w:val="20"/>
          <w:szCs w:val="20"/>
        </w:rPr>
        <w:t xml:space="preserve"> can be understood as</w:t>
      </w:r>
      <w:r w:rsidR="00C03557" w:rsidRPr="00671EB7">
        <w:rPr>
          <w:sz w:val="20"/>
          <w:szCs w:val="20"/>
        </w:rPr>
        <w:t xml:space="preserve"> </w:t>
      </w:r>
      <w:r w:rsidR="009F15D1" w:rsidRPr="00671EB7">
        <w:rPr>
          <w:sz w:val="20"/>
          <w:szCs w:val="20"/>
        </w:rPr>
        <w:t xml:space="preserve">a </w:t>
      </w:r>
      <w:r w:rsidR="00BA1A6C" w:rsidRPr="00671EB7">
        <w:rPr>
          <w:sz w:val="20"/>
          <w:szCs w:val="20"/>
        </w:rPr>
        <w:t>three</w:t>
      </w:r>
      <w:r w:rsidR="001F1CD2" w:rsidRPr="00671EB7">
        <w:rPr>
          <w:sz w:val="20"/>
          <w:szCs w:val="20"/>
        </w:rPr>
        <w:t>-step</w:t>
      </w:r>
      <w:r w:rsidR="009F15D1" w:rsidRPr="00671EB7">
        <w:rPr>
          <w:sz w:val="20"/>
          <w:szCs w:val="20"/>
        </w:rPr>
        <w:t xml:space="preserve"> approach. </w:t>
      </w:r>
      <w:ins w:id="22" w:author="Chong Shao" w:date="2016-10-30T15:35:00Z">
        <w:r w:rsidR="00325D59">
          <w:rPr>
            <w:sz w:val="20"/>
            <w:szCs w:val="20"/>
          </w:rPr>
          <w:t xml:space="preserve">As in the previous approach, </w:t>
        </w:r>
      </w:ins>
      <w:ins w:id="23" w:author="Chong Shao" w:date="2016-10-30T15:36:00Z">
        <w:r w:rsidR="00325D59">
          <w:rPr>
            <w:sz w:val="20"/>
            <w:szCs w:val="20"/>
          </w:rPr>
          <w:t>i</w:t>
        </w:r>
      </w:ins>
      <w:del w:id="24" w:author="Chong Shao" w:date="2016-10-30T15:36:00Z">
        <w:r w:rsidR="008353D3" w:rsidRPr="00671EB7" w:rsidDel="00325D59">
          <w:rPr>
            <w:sz w:val="20"/>
            <w:szCs w:val="20"/>
          </w:rPr>
          <w:delText>I</w:delText>
        </w:r>
      </w:del>
      <w:r w:rsidR="008353D3" w:rsidRPr="00671EB7">
        <w:rPr>
          <w:sz w:val="20"/>
          <w:szCs w:val="20"/>
        </w:rPr>
        <w:t>n the first segmentation stage</w:t>
      </w:r>
      <w:r w:rsidR="00321B85" w:rsidRPr="00671EB7">
        <w:rPr>
          <w:sz w:val="20"/>
          <w:szCs w:val="20"/>
        </w:rPr>
        <w:t>, analysis</w:t>
      </w:r>
      <w:r w:rsidR="00A0010B" w:rsidRPr="00671EB7">
        <w:rPr>
          <w:sz w:val="20"/>
          <w:szCs w:val="20"/>
        </w:rPr>
        <w:t xml:space="preserve">-critical region </w:t>
      </w:r>
      <w:r w:rsidR="0010336C" w:rsidRPr="00671EB7">
        <w:rPr>
          <w:sz w:val="20"/>
          <w:szCs w:val="20"/>
        </w:rPr>
        <w:t>in every frame in the video</w:t>
      </w:r>
      <w:r w:rsidR="008B64F9" w:rsidRPr="00671EB7">
        <w:rPr>
          <w:sz w:val="20"/>
          <w:szCs w:val="20"/>
        </w:rPr>
        <w:t xml:space="preserve"> is detected</w:t>
      </w:r>
      <w:r w:rsidR="00CE5CB7" w:rsidRPr="00671EB7">
        <w:rPr>
          <w:sz w:val="20"/>
          <w:szCs w:val="20"/>
        </w:rPr>
        <w:t>.</w:t>
      </w:r>
      <w:r w:rsidR="000412FC" w:rsidRPr="00671EB7">
        <w:rPr>
          <w:sz w:val="20"/>
          <w:szCs w:val="20"/>
        </w:rPr>
        <w:t xml:space="preserve"> </w:t>
      </w:r>
      <w:r w:rsidR="00BE5471" w:rsidRPr="00671EB7">
        <w:rPr>
          <w:sz w:val="20"/>
          <w:szCs w:val="20"/>
        </w:rPr>
        <w:t>The method</w:t>
      </w:r>
      <w:r w:rsidR="002E6166" w:rsidRPr="00671EB7">
        <w:rPr>
          <w:sz w:val="20"/>
          <w:szCs w:val="20"/>
        </w:rPr>
        <w:t xml:space="preserve"> </w:t>
      </w:r>
      <w:r w:rsidR="006326FF" w:rsidRPr="00671EB7">
        <w:rPr>
          <w:sz w:val="20"/>
          <w:szCs w:val="20"/>
        </w:rPr>
        <w:t>runs a correlation-base</w:t>
      </w:r>
      <w:r w:rsidR="008A7600" w:rsidRPr="00671EB7">
        <w:rPr>
          <w:sz w:val="20"/>
          <w:szCs w:val="20"/>
        </w:rPr>
        <w:t xml:space="preserve">d approach to decide the </w:t>
      </w:r>
      <w:r w:rsidR="000B1B45" w:rsidRPr="00671EB7">
        <w:rPr>
          <w:sz w:val="20"/>
          <w:szCs w:val="20"/>
        </w:rPr>
        <w:t>important</w:t>
      </w:r>
      <w:r w:rsidR="008526B4" w:rsidRPr="00671EB7">
        <w:rPr>
          <w:sz w:val="20"/>
          <w:szCs w:val="20"/>
        </w:rPr>
        <w:t xml:space="preserve"> part</w:t>
      </w:r>
      <w:r w:rsidR="000B1B45" w:rsidRPr="00671EB7">
        <w:rPr>
          <w:sz w:val="20"/>
          <w:szCs w:val="20"/>
        </w:rPr>
        <w:t xml:space="preserve"> </w:t>
      </w:r>
      <w:r w:rsidR="0012208F" w:rsidRPr="00671EB7">
        <w:rPr>
          <w:sz w:val="20"/>
          <w:szCs w:val="20"/>
        </w:rPr>
        <w:t xml:space="preserve">of the </w:t>
      </w:r>
      <w:r w:rsidR="008D6A57" w:rsidRPr="00671EB7">
        <w:rPr>
          <w:sz w:val="20"/>
          <w:szCs w:val="20"/>
        </w:rPr>
        <w:t xml:space="preserve">video. </w:t>
      </w:r>
      <w:r w:rsidR="00DA53A4" w:rsidRPr="00671EB7">
        <w:rPr>
          <w:sz w:val="20"/>
          <w:szCs w:val="20"/>
        </w:rPr>
        <w:t xml:space="preserve">As a result, every pixel in </w:t>
      </w:r>
      <w:r w:rsidR="00D259BB" w:rsidRPr="00671EB7">
        <w:rPr>
          <w:sz w:val="20"/>
          <w:szCs w:val="20"/>
        </w:rPr>
        <w:t>every</w:t>
      </w:r>
      <w:r w:rsidR="00DA53A4" w:rsidRPr="00671EB7">
        <w:rPr>
          <w:sz w:val="20"/>
          <w:szCs w:val="20"/>
        </w:rPr>
        <w:t xml:space="preserve"> </w:t>
      </w:r>
      <w:r w:rsidR="00661B45" w:rsidRPr="00671EB7">
        <w:rPr>
          <w:sz w:val="20"/>
          <w:szCs w:val="20"/>
        </w:rPr>
        <w:t>frame is labeled</w:t>
      </w:r>
      <w:r w:rsidR="006C3853" w:rsidRPr="00671EB7">
        <w:rPr>
          <w:sz w:val="20"/>
          <w:szCs w:val="20"/>
        </w:rPr>
        <w:t xml:space="preserve"> as </w:t>
      </w:r>
      <w:r w:rsidR="00F7425F" w:rsidRPr="00671EB7">
        <w:rPr>
          <w:sz w:val="20"/>
          <w:szCs w:val="20"/>
        </w:rPr>
        <w:t xml:space="preserve">either </w:t>
      </w:r>
      <w:r w:rsidR="00975BCD" w:rsidRPr="00671EB7">
        <w:rPr>
          <w:sz w:val="20"/>
          <w:szCs w:val="20"/>
        </w:rPr>
        <w:t>foreground or</w:t>
      </w:r>
      <w:r w:rsidR="00C65FE4" w:rsidRPr="00671EB7">
        <w:rPr>
          <w:sz w:val="20"/>
          <w:szCs w:val="20"/>
        </w:rPr>
        <w:t xml:space="preserve"> </w:t>
      </w:r>
      <w:r w:rsidR="00DA53A4" w:rsidRPr="00671EB7">
        <w:rPr>
          <w:sz w:val="20"/>
          <w:szCs w:val="20"/>
        </w:rPr>
        <w:t>background</w:t>
      </w:r>
      <w:r w:rsidR="003676B7" w:rsidRPr="00671EB7">
        <w:rPr>
          <w:sz w:val="20"/>
          <w:szCs w:val="20"/>
        </w:rPr>
        <w:t xml:space="preserve">. </w:t>
      </w:r>
      <w:r w:rsidR="00BE396A" w:rsidRPr="00671EB7">
        <w:rPr>
          <w:sz w:val="20"/>
          <w:szCs w:val="20"/>
        </w:rPr>
        <w:t>This re</w:t>
      </w:r>
      <w:r w:rsidR="00F37194" w:rsidRPr="00671EB7">
        <w:rPr>
          <w:sz w:val="20"/>
          <w:szCs w:val="20"/>
        </w:rPr>
        <w:t>sult is stored in a bi</w:t>
      </w:r>
      <w:r w:rsidR="00B34DF2" w:rsidRPr="00671EB7">
        <w:rPr>
          <w:sz w:val="20"/>
          <w:szCs w:val="20"/>
        </w:rPr>
        <w:t xml:space="preserve">nary </w:t>
      </w:r>
      <w:r w:rsidR="00F37194" w:rsidRPr="00671EB7">
        <w:rPr>
          <w:sz w:val="20"/>
          <w:szCs w:val="20"/>
        </w:rPr>
        <w:t>map.</w:t>
      </w:r>
      <w:r w:rsidR="00D81660" w:rsidRPr="00671EB7">
        <w:rPr>
          <w:sz w:val="20"/>
          <w:szCs w:val="20"/>
        </w:rPr>
        <w:t xml:space="preserve"> </w:t>
      </w:r>
      <w:r w:rsidR="00D345AE" w:rsidRPr="00671EB7">
        <w:rPr>
          <w:sz w:val="20"/>
          <w:szCs w:val="20"/>
        </w:rPr>
        <w:t>Follow</w:t>
      </w:r>
      <w:r w:rsidR="007640AB" w:rsidRPr="00671EB7">
        <w:rPr>
          <w:sz w:val="20"/>
          <w:szCs w:val="20"/>
        </w:rPr>
        <w:t>ing</w:t>
      </w:r>
      <w:r w:rsidR="00D345AE" w:rsidRPr="00671EB7">
        <w:rPr>
          <w:sz w:val="20"/>
          <w:szCs w:val="20"/>
        </w:rPr>
        <w:t xml:space="preserve"> the segmentation</w:t>
      </w:r>
      <w:r w:rsidR="000657F5" w:rsidRPr="00671EB7">
        <w:rPr>
          <w:sz w:val="20"/>
          <w:szCs w:val="20"/>
        </w:rPr>
        <w:t xml:space="preserve"> sta</w:t>
      </w:r>
      <w:r w:rsidR="00972306" w:rsidRPr="00671EB7">
        <w:rPr>
          <w:sz w:val="20"/>
          <w:szCs w:val="20"/>
        </w:rPr>
        <w:t>ge</w:t>
      </w:r>
      <w:r w:rsidR="00B92E38" w:rsidRPr="00671EB7">
        <w:rPr>
          <w:sz w:val="20"/>
          <w:szCs w:val="20"/>
        </w:rPr>
        <w:t>, the</w:t>
      </w:r>
      <w:r w:rsidR="00D3314E" w:rsidRPr="00671EB7">
        <w:rPr>
          <w:sz w:val="20"/>
          <w:szCs w:val="20"/>
        </w:rPr>
        <w:t xml:space="preserve"> </w:t>
      </w:r>
      <w:r w:rsidR="0023753D" w:rsidRPr="00671EB7">
        <w:rPr>
          <w:sz w:val="20"/>
          <w:szCs w:val="20"/>
        </w:rPr>
        <w:t xml:space="preserve">binary </w:t>
      </w:r>
      <w:r w:rsidR="00F64AB6" w:rsidRPr="00671EB7">
        <w:rPr>
          <w:sz w:val="20"/>
          <w:szCs w:val="20"/>
        </w:rPr>
        <w:t xml:space="preserve">map </w:t>
      </w:r>
      <w:r w:rsidR="00D3314E" w:rsidRPr="00671EB7">
        <w:rPr>
          <w:sz w:val="20"/>
          <w:szCs w:val="20"/>
        </w:rPr>
        <w:t xml:space="preserve">is sent into </w:t>
      </w:r>
      <w:r w:rsidR="00E36D17" w:rsidRPr="00671EB7">
        <w:rPr>
          <w:sz w:val="20"/>
          <w:szCs w:val="20"/>
        </w:rPr>
        <w:t xml:space="preserve">a </w:t>
      </w:r>
      <w:r w:rsidR="0049752C" w:rsidRPr="00671EB7">
        <w:rPr>
          <w:sz w:val="20"/>
          <w:szCs w:val="20"/>
        </w:rPr>
        <w:t>compression routin</w:t>
      </w:r>
      <w:r w:rsidR="00DE3D19" w:rsidRPr="00671EB7">
        <w:rPr>
          <w:sz w:val="20"/>
          <w:szCs w:val="20"/>
        </w:rPr>
        <w:t>e.</w:t>
      </w:r>
      <w:r w:rsidR="00031127">
        <w:rPr>
          <w:sz w:val="20"/>
          <w:szCs w:val="20"/>
        </w:rPr>
        <w:t xml:space="preserve"> The compression integrates the segmentation result in its encoding process, so that in any setting for the encoding, the given fixed resource is allocated in a way to ensure that information in the analysis-critical region is well preserved.</w:t>
      </w:r>
      <w:r w:rsidR="00DE3D19" w:rsidRPr="00671EB7">
        <w:rPr>
          <w:sz w:val="20"/>
          <w:szCs w:val="20"/>
        </w:rPr>
        <w:t xml:space="preserve"> </w:t>
      </w:r>
      <w:r w:rsidR="00621094" w:rsidRPr="00671EB7">
        <w:rPr>
          <w:sz w:val="20"/>
          <w:szCs w:val="20"/>
        </w:rPr>
        <w:t>Inside this stage, we proposed two different variations.</w:t>
      </w:r>
      <w:r w:rsidR="009E5AB1" w:rsidRPr="00671EB7">
        <w:rPr>
          <w:sz w:val="20"/>
          <w:szCs w:val="20"/>
        </w:rPr>
        <w:t xml:space="preserve"> They are detailed in section 2.2.</w:t>
      </w:r>
      <w:r w:rsidR="00227597" w:rsidRPr="00671EB7">
        <w:rPr>
          <w:sz w:val="20"/>
          <w:szCs w:val="20"/>
        </w:rPr>
        <w:t xml:space="preserve"> </w:t>
      </w:r>
      <w:r w:rsidR="005D09E5" w:rsidRPr="00671EB7">
        <w:rPr>
          <w:sz w:val="20"/>
          <w:szCs w:val="20"/>
        </w:rPr>
        <w:t xml:space="preserve">After the compression is </w:t>
      </w:r>
      <w:r w:rsidR="005D09E5" w:rsidRPr="00671EB7">
        <w:rPr>
          <w:sz w:val="20"/>
          <w:szCs w:val="20"/>
        </w:rPr>
        <w:lastRenderedPageBreak/>
        <w:t xml:space="preserve">completed, the resulting compressed video </w:t>
      </w:r>
      <w:r w:rsidR="008D2ECB" w:rsidRPr="00671EB7">
        <w:rPr>
          <w:sz w:val="20"/>
          <w:szCs w:val="20"/>
        </w:rPr>
        <w:t xml:space="preserve">generally has </w:t>
      </w:r>
      <w:r w:rsidR="00FC5A3C" w:rsidRPr="00671EB7">
        <w:rPr>
          <w:sz w:val="20"/>
          <w:szCs w:val="20"/>
        </w:rPr>
        <w:t xml:space="preserve">a much smaller size </w:t>
      </w:r>
      <w:r w:rsidR="00EB2C1E" w:rsidRPr="00671EB7">
        <w:rPr>
          <w:sz w:val="20"/>
          <w:szCs w:val="20"/>
        </w:rPr>
        <w:t>and it is</w:t>
      </w:r>
      <w:ins w:id="25" w:author="Chong Shao" w:date="2016-10-30T15:48:00Z">
        <w:r w:rsidR="00046CD4">
          <w:rPr>
            <w:sz w:val="20"/>
            <w:szCs w:val="20"/>
          </w:rPr>
          <w:t xml:space="preserve"> still</w:t>
        </w:r>
      </w:ins>
      <w:r w:rsidR="00EB2C1E" w:rsidRPr="00671EB7">
        <w:rPr>
          <w:sz w:val="20"/>
          <w:szCs w:val="20"/>
        </w:rPr>
        <w:t xml:space="preserve"> </w:t>
      </w:r>
      <w:r w:rsidR="00282968" w:rsidRPr="00671EB7">
        <w:rPr>
          <w:sz w:val="20"/>
          <w:szCs w:val="20"/>
        </w:rPr>
        <w:t xml:space="preserve">useful for analysis. </w:t>
      </w:r>
      <w:r w:rsidR="006A1CD3" w:rsidRPr="00671EB7">
        <w:rPr>
          <w:sz w:val="20"/>
          <w:szCs w:val="20"/>
        </w:rPr>
        <w:t>However the compression may still introduce error</w:t>
      </w:r>
      <w:r w:rsidR="007878AD" w:rsidRPr="00671EB7">
        <w:rPr>
          <w:sz w:val="20"/>
          <w:szCs w:val="20"/>
        </w:rPr>
        <w:t xml:space="preserve"> into the analysis result</w:t>
      </w:r>
      <w:r w:rsidR="00F46503" w:rsidRPr="00671EB7">
        <w:rPr>
          <w:sz w:val="20"/>
          <w:szCs w:val="20"/>
        </w:rPr>
        <w:t>. To address this</w:t>
      </w:r>
      <w:r w:rsidR="00DA55A3" w:rsidRPr="00671EB7">
        <w:rPr>
          <w:sz w:val="20"/>
          <w:szCs w:val="20"/>
        </w:rPr>
        <w:t xml:space="preserve"> problem, </w:t>
      </w:r>
      <w:r w:rsidR="00604D0E" w:rsidRPr="00671EB7">
        <w:rPr>
          <w:sz w:val="20"/>
          <w:szCs w:val="20"/>
        </w:rPr>
        <w:t>we designed a post</w:t>
      </w:r>
      <w:r w:rsidR="00657133" w:rsidRPr="00671EB7">
        <w:rPr>
          <w:sz w:val="20"/>
          <w:szCs w:val="20"/>
        </w:rPr>
        <w:t>-</w:t>
      </w:r>
      <w:r w:rsidR="00604D0E" w:rsidRPr="00671EB7">
        <w:rPr>
          <w:sz w:val="20"/>
          <w:szCs w:val="20"/>
        </w:rPr>
        <w:t xml:space="preserve">processing stage to refine the </w:t>
      </w:r>
      <w:r w:rsidR="00D1783A" w:rsidRPr="00671EB7">
        <w:rPr>
          <w:sz w:val="20"/>
          <w:szCs w:val="20"/>
        </w:rPr>
        <w:t>compressed</w:t>
      </w:r>
      <w:r w:rsidR="00351EE5" w:rsidRPr="00671EB7">
        <w:rPr>
          <w:sz w:val="20"/>
          <w:szCs w:val="20"/>
        </w:rPr>
        <w:t xml:space="preserve"> video.</w:t>
      </w:r>
      <w:r w:rsidR="00031127">
        <w:rPr>
          <w:sz w:val="20"/>
          <w:szCs w:val="20"/>
        </w:rPr>
        <w:t xml:space="preserve"> The post-processing stage makes use of the noise statistics in the video and </w:t>
      </w:r>
      <w:r w:rsidR="00FA6E6C">
        <w:rPr>
          <w:sz w:val="20"/>
          <w:szCs w:val="20"/>
        </w:rPr>
        <w:t xml:space="preserve">refine the video by reproducing the noise that matches the video system characteristics. </w:t>
      </w:r>
      <w:r w:rsidR="00257E38" w:rsidRPr="00671EB7">
        <w:rPr>
          <w:sz w:val="20"/>
          <w:szCs w:val="20"/>
        </w:rPr>
        <w:t xml:space="preserve">The post-processing </w:t>
      </w:r>
      <w:r w:rsidR="00145160" w:rsidRPr="00671EB7">
        <w:rPr>
          <w:sz w:val="20"/>
          <w:szCs w:val="20"/>
        </w:rPr>
        <w:t>stage is explained in section 2.3.</w:t>
      </w:r>
    </w:p>
    <w:p w14:paraId="270C1840" w14:textId="77777777" w:rsidR="00CA1622" w:rsidRPr="00671EB7" w:rsidRDefault="00CA1622" w:rsidP="00CA1622">
      <w:pPr>
        <w:rPr>
          <w:sz w:val="20"/>
          <w:szCs w:val="20"/>
          <w:lang w:eastAsia="zh-CN"/>
        </w:rPr>
      </w:pPr>
    </w:p>
    <w:p w14:paraId="323D5948" w14:textId="2EA94C52" w:rsidR="00096BB9" w:rsidRPr="00671EB7" w:rsidRDefault="00096BB9" w:rsidP="00FA24A7">
      <w:pPr>
        <w:pStyle w:val="ListParagraph"/>
        <w:numPr>
          <w:ilvl w:val="1"/>
          <w:numId w:val="6"/>
        </w:numPr>
        <w:tabs>
          <w:tab w:val="left" w:pos="0"/>
        </w:tabs>
        <w:ind w:left="450" w:hanging="450"/>
        <w:rPr>
          <w:b/>
          <w:sz w:val="20"/>
          <w:szCs w:val="20"/>
        </w:rPr>
      </w:pPr>
      <w:r w:rsidRPr="00671EB7">
        <w:rPr>
          <w:b/>
          <w:sz w:val="20"/>
          <w:szCs w:val="20"/>
        </w:rPr>
        <w:t xml:space="preserve">Segmentation </w:t>
      </w:r>
      <w:r w:rsidR="00E753E2">
        <w:rPr>
          <w:rFonts w:hint="eastAsia"/>
          <w:b/>
          <w:sz w:val="20"/>
          <w:szCs w:val="20"/>
          <w:lang w:eastAsia="zh-CN"/>
        </w:rPr>
        <w:t>S</w:t>
      </w:r>
      <w:r w:rsidRPr="00671EB7">
        <w:rPr>
          <w:b/>
          <w:sz w:val="20"/>
          <w:szCs w:val="20"/>
        </w:rPr>
        <w:t>tage</w:t>
      </w:r>
    </w:p>
    <w:p w14:paraId="740656D0" w14:textId="77777777" w:rsidR="00096BB9" w:rsidRPr="00671EB7" w:rsidRDefault="00096BB9" w:rsidP="00CA1622">
      <w:pPr>
        <w:rPr>
          <w:sz w:val="20"/>
          <w:szCs w:val="20"/>
          <w:lang w:eastAsia="zh-CN"/>
        </w:rPr>
      </w:pPr>
    </w:p>
    <w:p w14:paraId="0629ADAA" w14:textId="67DCF613" w:rsidR="00C30F27" w:rsidRPr="00671EB7" w:rsidRDefault="006E0438" w:rsidP="00FF643C">
      <w:pPr>
        <w:rPr>
          <w:sz w:val="20"/>
          <w:szCs w:val="20"/>
        </w:rPr>
      </w:pPr>
      <w:r w:rsidRPr="00671EB7">
        <w:rPr>
          <w:rFonts w:hint="eastAsia"/>
          <w:sz w:val="20"/>
          <w:szCs w:val="20"/>
          <w:lang w:eastAsia="zh-CN"/>
        </w:rPr>
        <w:t>The</w:t>
      </w:r>
      <w:r w:rsidR="00CA1622" w:rsidRPr="00671EB7">
        <w:rPr>
          <w:sz w:val="20"/>
          <w:szCs w:val="20"/>
        </w:rPr>
        <w:t xml:space="preserve"> goal of the segmentation </w:t>
      </w:r>
      <w:r w:rsidR="00E84498" w:rsidRPr="00671EB7">
        <w:rPr>
          <w:sz w:val="20"/>
          <w:szCs w:val="20"/>
        </w:rPr>
        <w:t>stage</w:t>
      </w:r>
      <w:r w:rsidR="00CA1622" w:rsidRPr="00671EB7">
        <w:rPr>
          <w:sz w:val="20"/>
          <w:szCs w:val="20"/>
        </w:rPr>
        <w:t xml:space="preserve"> is to </w:t>
      </w:r>
      <w:r w:rsidR="00D16B26" w:rsidRPr="00671EB7">
        <w:rPr>
          <w:sz w:val="20"/>
          <w:szCs w:val="20"/>
          <w:lang w:eastAsia="zh-CN"/>
        </w:rPr>
        <w:t>accurately</w:t>
      </w:r>
      <w:r w:rsidR="003E2FE4" w:rsidRPr="00671EB7">
        <w:rPr>
          <w:sz w:val="20"/>
          <w:szCs w:val="20"/>
          <w:lang w:eastAsia="zh-CN"/>
        </w:rPr>
        <w:t xml:space="preserve"> </w:t>
      </w:r>
      <w:r w:rsidR="00CA1622" w:rsidRPr="00671EB7">
        <w:rPr>
          <w:sz w:val="20"/>
          <w:szCs w:val="20"/>
        </w:rPr>
        <w:t xml:space="preserve">detect the regions of pixels in a microscopy video frame that is critical to </w:t>
      </w:r>
      <w:r w:rsidR="000A40C4" w:rsidRPr="00671EB7">
        <w:rPr>
          <w:sz w:val="20"/>
          <w:szCs w:val="20"/>
        </w:rPr>
        <w:t xml:space="preserve">the </w:t>
      </w:r>
      <w:r w:rsidR="00CA1622" w:rsidRPr="00671EB7">
        <w:rPr>
          <w:sz w:val="20"/>
          <w:szCs w:val="20"/>
        </w:rPr>
        <w:t>analysis.</w:t>
      </w:r>
      <w:r w:rsidR="00C65CCD" w:rsidRPr="00671EB7">
        <w:rPr>
          <w:sz w:val="20"/>
          <w:szCs w:val="20"/>
        </w:rPr>
        <w:t xml:space="preserve"> </w:t>
      </w:r>
      <w:r w:rsidR="00102273" w:rsidRPr="00671EB7">
        <w:rPr>
          <w:sz w:val="20"/>
          <w:szCs w:val="20"/>
        </w:rPr>
        <w:t xml:space="preserve"> </w:t>
      </w:r>
      <w:r w:rsidR="008C102E" w:rsidRPr="00671EB7">
        <w:rPr>
          <w:sz w:val="20"/>
          <w:szCs w:val="20"/>
        </w:rPr>
        <w:t>One</w:t>
      </w:r>
      <w:r w:rsidR="009D52B7" w:rsidRPr="00671EB7">
        <w:rPr>
          <w:sz w:val="20"/>
          <w:szCs w:val="20"/>
        </w:rPr>
        <w:t xml:space="preserve"> robust</w:t>
      </w:r>
      <w:r w:rsidR="008C102E" w:rsidRPr="00671EB7">
        <w:rPr>
          <w:sz w:val="20"/>
          <w:szCs w:val="20"/>
        </w:rPr>
        <w:t xml:space="preserve"> m</w:t>
      </w:r>
      <w:r w:rsidR="00204A5A" w:rsidRPr="00671EB7">
        <w:rPr>
          <w:sz w:val="20"/>
          <w:szCs w:val="20"/>
        </w:rPr>
        <w:t>e</w:t>
      </w:r>
      <w:r w:rsidR="00117867" w:rsidRPr="00671EB7">
        <w:rPr>
          <w:sz w:val="20"/>
          <w:szCs w:val="20"/>
        </w:rPr>
        <w:t>thod for</w:t>
      </w:r>
      <w:r w:rsidR="00D84A9B" w:rsidRPr="00671EB7">
        <w:rPr>
          <w:sz w:val="20"/>
          <w:szCs w:val="20"/>
        </w:rPr>
        <w:t xml:space="preserve"> </w:t>
      </w:r>
      <w:r w:rsidR="00117867" w:rsidRPr="00671EB7">
        <w:rPr>
          <w:sz w:val="20"/>
          <w:szCs w:val="20"/>
        </w:rPr>
        <w:t>this task</w:t>
      </w:r>
      <w:r w:rsidR="00CA40B0" w:rsidRPr="00671EB7">
        <w:rPr>
          <w:sz w:val="20"/>
          <w:szCs w:val="20"/>
        </w:rPr>
        <w:t xml:space="preserve"> is described in [</w:t>
      </w:r>
      <w:r w:rsidR="008F3A09" w:rsidRPr="00671EB7">
        <w:rPr>
          <w:sz w:val="20"/>
          <w:szCs w:val="20"/>
        </w:rPr>
        <w:t>1</w:t>
      </w:r>
      <w:r w:rsidR="00CA40B0" w:rsidRPr="00671EB7">
        <w:rPr>
          <w:sz w:val="20"/>
          <w:szCs w:val="20"/>
        </w:rPr>
        <w:t>]</w:t>
      </w:r>
      <w:r w:rsidR="00146A83" w:rsidRPr="00671EB7">
        <w:rPr>
          <w:sz w:val="20"/>
          <w:szCs w:val="20"/>
        </w:rPr>
        <w:t>. In the paper t</w:t>
      </w:r>
      <w:r w:rsidR="00D30C73" w:rsidRPr="00671EB7">
        <w:rPr>
          <w:sz w:val="20"/>
          <w:szCs w:val="20"/>
        </w:rPr>
        <w:t xml:space="preserve">hey </w:t>
      </w:r>
      <w:r w:rsidR="00477BE5" w:rsidRPr="00671EB7">
        <w:rPr>
          <w:sz w:val="20"/>
          <w:szCs w:val="20"/>
        </w:rPr>
        <w:t>showed</w:t>
      </w:r>
      <w:r w:rsidR="007F3527" w:rsidRPr="00671EB7">
        <w:rPr>
          <w:sz w:val="20"/>
          <w:szCs w:val="20"/>
        </w:rPr>
        <w:t xml:space="preserve"> </w:t>
      </w:r>
      <w:r w:rsidR="005677C2" w:rsidRPr="00671EB7">
        <w:rPr>
          <w:sz w:val="20"/>
          <w:szCs w:val="20"/>
        </w:rPr>
        <w:t>a</w:t>
      </w:r>
      <w:r w:rsidR="00263A41" w:rsidRPr="00671EB7">
        <w:rPr>
          <w:sz w:val="20"/>
          <w:szCs w:val="20"/>
        </w:rPr>
        <w:t xml:space="preserve"> correlation-based approach</w:t>
      </w:r>
      <w:r w:rsidR="00D84A9B" w:rsidRPr="00671EB7">
        <w:rPr>
          <w:sz w:val="20"/>
          <w:szCs w:val="20"/>
        </w:rPr>
        <w:t>. They</w:t>
      </w:r>
      <w:r w:rsidR="00FF643C" w:rsidRPr="00671EB7">
        <w:rPr>
          <w:sz w:val="20"/>
          <w:szCs w:val="20"/>
        </w:rPr>
        <w:t xml:space="preserve"> also </w:t>
      </w:r>
      <w:r w:rsidR="00D1412B">
        <w:rPr>
          <w:sz w:val="20"/>
          <w:szCs w:val="20"/>
        </w:rPr>
        <w:t>designed</w:t>
      </w:r>
      <w:r w:rsidR="00D1412B" w:rsidRPr="00671EB7">
        <w:rPr>
          <w:sz w:val="20"/>
          <w:szCs w:val="20"/>
        </w:rPr>
        <w:t xml:space="preserve"> </w:t>
      </w:r>
      <w:r w:rsidR="00FF643C" w:rsidRPr="00671EB7">
        <w:rPr>
          <w:sz w:val="20"/>
          <w:szCs w:val="20"/>
        </w:rPr>
        <w:t>a refine</w:t>
      </w:r>
      <w:r w:rsidR="009318C4" w:rsidRPr="00671EB7">
        <w:rPr>
          <w:sz w:val="20"/>
          <w:szCs w:val="20"/>
        </w:rPr>
        <w:t>ment</w:t>
      </w:r>
      <w:r w:rsidR="00FF643C" w:rsidRPr="00671EB7">
        <w:rPr>
          <w:sz w:val="20"/>
          <w:szCs w:val="20"/>
        </w:rPr>
        <w:t xml:space="preserve"> stage </w:t>
      </w:r>
      <w:r w:rsidR="008B61A4" w:rsidRPr="00671EB7">
        <w:rPr>
          <w:sz w:val="20"/>
          <w:szCs w:val="20"/>
        </w:rPr>
        <w:t>followed by correlation computation</w:t>
      </w:r>
      <w:r w:rsidR="0020373F" w:rsidRPr="00671EB7">
        <w:rPr>
          <w:sz w:val="20"/>
          <w:szCs w:val="20"/>
        </w:rPr>
        <w:t>. They</w:t>
      </w:r>
      <w:r w:rsidR="008B61A4" w:rsidRPr="00671EB7">
        <w:rPr>
          <w:sz w:val="20"/>
          <w:szCs w:val="20"/>
        </w:rPr>
        <w:t xml:space="preserve"> </w:t>
      </w:r>
      <w:r w:rsidR="00563E3F" w:rsidRPr="00671EB7">
        <w:rPr>
          <w:sz w:val="20"/>
          <w:szCs w:val="20"/>
        </w:rPr>
        <w:t>applied</w:t>
      </w:r>
      <w:r w:rsidR="00FF643C" w:rsidRPr="00671EB7">
        <w:rPr>
          <w:sz w:val="20"/>
          <w:szCs w:val="20"/>
        </w:rPr>
        <w:t xml:space="preserve"> mathematical morphology </w:t>
      </w:r>
      <w:r w:rsidR="00C861A5" w:rsidRPr="00671EB7">
        <w:rPr>
          <w:sz w:val="20"/>
          <w:szCs w:val="20"/>
        </w:rPr>
        <w:t xml:space="preserve">followed by erosion </w:t>
      </w:r>
      <w:r w:rsidR="00A329EA">
        <w:rPr>
          <w:sz w:val="20"/>
          <w:szCs w:val="20"/>
        </w:rPr>
        <w:t xml:space="preserve">to </w:t>
      </w:r>
      <w:r w:rsidR="00C861A5" w:rsidRPr="00671EB7">
        <w:rPr>
          <w:sz w:val="20"/>
          <w:szCs w:val="20"/>
        </w:rPr>
        <w:t xml:space="preserve">clean up small false positives and </w:t>
      </w:r>
      <w:r w:rsidR="00FF643C" w:rsidRPr="00671EB7">
        <w:rPr>
          <w:sz w:val="20"/>
          <w:szCs w:val="20"/>
        </w:rPr>
        <w:t>dilation</w:t>
      </w:r>
      <w:r w:rsidR="00C861A5" w:rsidRPr="00671EB7">
        <w:rPr>
          <w:sz w:val="20"/>
          <w:szCs w:val="20"/>
        </w:rPr>
        <w:t xml:space="preserve"> </w:t>
      </w:r>
      <w:r w:rsidR="00A329EA">
        <w:rPr>
          <w:sz w:val="20"/>
          <w:szCs w:val="20"/>
        </w:rPr>
        <w:t>to expand</w:t>
      </w:r>
      <w:r w:rsidR="00C861A5" w:rsidRPr="00671EB7">
        <w:rPr>
          <w:sz w:val="20"/>
          <w:szCs w:val="20"/>
        </w:rPr>
        <w:t xml:space="preserve"> foreground </w:t>
      </w:r>
      <w:r w:rsidR="00A1731C">
        <w:rPr>
          <w:sz w:val="20"/>
          <w:szCs w:val="20"/>
        </w:rPr>
        <w:t xml:space="preserve">region </w:t>
      </w:r>
      <w:r w:rsidR="00FF643C" w:rsidRPr="00671EB7">
        <w:rPr>
          <w:sz w:val="20"/>
          <w:szCs w:val="20"/>
        </w:rPr>
        <w:t>to</w:t>
      </w:r>
      <w:r w:rsidR="002C6B6E" w:rsidRPr="00671EB7">
        <w:rPr>
          <w:sz w:val="20"/>
          <w:szCs w:val="20"/>
        </w:rPr>
        <w:t xml:space="preserve"> adjust</w:t>
      </w:r>
      <w:r w:rsidR="00FF643C" w:rsidRPr="00671EB7">
        <w:rPr>
          <w:sz w:val="20"/>
          <w:szCs w:val="20"/>
        </w:rPr>
        <w:t xml:space="preserve"> the correlation-based segmentation result. </w:t>
      </w:r>
      <w:r w:rsidR="000A0F56" w:rsidRPr="00671EB7">
        <w:rPr>
          <w:sz w:val="20"/>
          <w:szCs w:val="20"/>
        </w:rPr>
        <w:t>The reason of performing the dilation in their method is to have a conservative estimation of foreground regions. However in our method only a foreground / background indicator that can be used in later stages is required. Therefore i</w:t>
      </w:r>
      <w:r w:rsidR="001427F3" w:rsidRPr="00671EB7">
        <w:rPr>
          <w:sz w:val="20"/>
          <w:szCs w:val="20"/>
        </w:rPr>
        <w:t>n the segmentation stage of our method, we choose to apply the correlation-based method</w:t>
      </w:r>
      <w:r w:rsidR="00C861A5" w:rsidRPr="00671EB7">
        <w:rPr>
          <w:sz w:val="20"/>
          <w:szCs w:val="20"/>
        </w:rPr>
        <w:t xml:space="preserve"> with the erosion</w:t>
      </w:r>
      <w:r w:rsidR="00722282" w:rsidRPr="00671EB7">
        <w:rPr>
          <w:sz w:val="20"/>
          <w:szCs w:val="20"/>
        </w:rPr>
        <w:t xml:space="preserve"> refinement but without the dilation </w:t>
      </w:r>
      <w:r w:rsidR="00657133" w:rsidRPr="00671EB7">
        <w:rPr>
          <w:sz w:val="20"/>
          <w:szCs w:val="20"/>
        </w:rPr>
        <w:t>refinement</w:t>
      </w:r>
      <w:r w:rsidR="001427F3" w:rsidRPr="00671EB7">
        <w:rPr>
          <w:sz w:val="20"/>
          <w:szCs w:val="20"/>
        </w:rPr>
        <w:t xml:space="preserve">. </w:t>
      </w:r>
      <w:r w:rsidR="009D68BF" w:rsidRPr="00671EB7">
        <w:rPr>
          <w:sz w:val="20"/>
          <w:szCs w:val="20"/>
        </w:rPr>
        <w:t>The next paragraph details the method</w:t>
      </w:r>
      <w:r w:rsidR="002E0291" w:rsidRPr="00671EB7">
        <w:rPr>
          <w:sz w:val="20"/>
          <w:szCs w:val="20"/>
        </w:rPr>
        <w:t xml:space="preserve">. </w:t>
      </w:r>
    </w:p>
    <w:p w14:paraId="4F50B1C6" w14:textId="77777777" w:rsidR="00C30F27" w:rsidRPr="00671EB7" w:rsidRDefault="00C30F27" w:rsidP="00FF643C">
      <w:pPr>
        <w:rPr>
          <w:sz w:val="20"/>
          <w:szCs w:val="20"/>
        </w:rPr>
      </w:pPr>
    </w:p>
    <w:p w14:paraId="36A70165" w14:textId="77777777" w:rsidR="00374F48" w:rsidRPr="00671EB7" w:rsidRDefault="00374F48" w:rsidP="00FF643C">
      <w:pPr>
        <w:rPr>
          <w:sz w:val="20"/>
          <w:szCs w:val="20"/>
        </w:rPr>
      </w:pPr>
    </w:p>
    <w:p w14:paraId="3FED41C7" w14:textId="0CD070B5" w:rsidR="00374F48" w:rsidRPr="00671EB7" w:rsidRDefault="00A60867" w:rsidP="0028130E">
      <w:pPr>
        <w:jc w:val="center"/>
        <w:rPr>
          <w:sz w:val="20"/>
          <w:szCs w:val="20"/>
        </w:rPr>
      </w:pPr>
      <w:r w:rsidRPr="00671EB7">
        <w:rPr>
          <w:noProof/>
          <w:sz w:val="20"/>
          <w:szCs w:val="20"/>
        </w:rPr>
        <w:drawing>
          <wp:inline distT="0" distB="0" distL="0" distR="0" wp14:anchorId="63553606" wp14:editId="4114E5DE">
            <wp:extent cx="5486400" cy="26650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_2_1.pdf"/>
                    <pic:cNvPicPr/>
                  </pic:nvPicPr>
                  <pic:blipFill>
                    <a:blip r:embed="rId9">
                      <a:extLst>
                        <a:ext uri="{28A0092B-C50C-407E-A947-70E740481C1C}">
                          <a14:useLocalDpi xmlns:a14="http://schemas.microsoft.com/office/drawing/2010/main" val="0"/>
                        </a:ext>
                      </a:extLst>
                    </a:blip>
                    <a:stretch>
                      <a:fillRect/>
                    </a:stretch>
                  </pic:blipFill>
                  <pic:spPr>
                    <a:xfrm>
                      <a:off x="0" y="0"/>
                      <a:ext cx="5486400" cy="2665095"/>
                    </a:xfrm>
                    <a:prstGeom prst="rect">
                      <a:avLst/>
                    </a:prstGeom>
                  </pic:spPr>
                </pic:pic>
              </a:graphicData>
            </a:graphic>
          </wp:inline>
        </w:drawing>
      </w:r>
    </w:p>
    <w:p w14:paraId="69639A53" w14:textId="77777777" w:rsidR="00C072F0" w:rsidRPr="00671EB7" w:rsidRDefault="00C072F0" w:rsidP="00FF643C">
      <w:pPr>
        <w:rPr>
          <w:sz w:val="20"/>
          <w:szCs w:val="20"/>
        </w:rPr>
      </w:pPr>
    </w:p>
    <w:p w14:paraId="2D245C70" w14:textId="56F75B97" w:rsidR="00C072F0" w:rsidRPr="00671EB7" w:rsidRDefault="00963EE2" w:rsidP="00FF643C">
      <w:pPr>
        <w:rPr>
          <w:sz w:val="20"/>
          <w:szCs w:val="20"/>
        </w:rPr>
      </w:pPr>
      <w:r w:rsidRPr="00671EB7">
        <w:rPr>
          <w:sz w:val="20"/>
          <w:szCs w:val="20"/>
        </w:rPr>
        <w:t xml:space="preserve">The correlation-based method is for detecting moving objects in a microscopy video. It makes use of noise in a video and the effect </w:t>
      </w:r>
      <w:r w:rsidR="00304145">
        <w:rPr>
          <w:sz w:val="20"/>
          <w:szCs w:val="20"/>
        </w:rPr>
        <w:t>P</w:t>
      </w:r>
      <w:r w:rsidRPr="00671EB7">
        <w:rPr>
          <w:sz w:val="20"/>
          <w:szCs w:val="20"/>
        </w:rPr>
        <w:t xml:space="preserve">oint </w:t>
      </w:r>
      <w:r w:rsidR="00304145">
        <w:rPr>
          <w:sz w:val="20"/>
          <w:szCs w:val="20"/>
        </w:rPr>
        <w:t>S</w:t>
      </w:r>
      <w:r w:rsidRPr="00671EB7">
        <w:rPr>
          <w:sz w:val="20"/>
          <w:szCs w:val="20"/>
        </w:rPr>
        <w:t xml:space="preserve">pread </w:t>
      </w:r>
      <w:r w:rsidR="00304145">
        <w:rPr>
          <w:sz w:val="20"/>
          <w:szCs w:val="20"/>
        </w:rPr>
        <w:t>F</w:t>
      </w:r>
      <w:r w:rsidRPr="00671EB7">
        <w:rPr>
          <w:sz w:val="20"/>
          <w:szCs w:val="20"/>
        </w:rPr>
        <w:t xml:space="preserve">unction (PSF) </w:t>
      </w:r>
      <w:r w:rsidR="00DF1FED">
        <w:rPr>
          <w:sz w:val="20"/>
          <w:szCs w:val="20"/>
        </w:rPr>
        <w:t xml:space="preserve">TODO: explain </w:t>
      </w:r>
      <w:r w:rsidRPr="00671EB7">
        <w:rPr>
          <w:sz w:val="20"/>
          <w:szCs w:val="20"/>
        </w:rPr>
        <w:t xml:space="preserve">in the video </w:t>
      </w:r>
      <w:r w:rsidR="001E560C" w:rsidRPr="00671EB7">
        <w:rPr>
          <w:sz w:val="20"/>
          <w:szCs w:val="20"/>
        </w:rPr>
        <w:t>acquisition</w:t>
      </w:r>
      <w:r w:rsidRPr="00671EB7">
        <w:rPr>
          <w:sz w:val="20"/>
          <w:szCs w:val="20"/>
        </w:rPr>
        <w:t xml:space="preserve"> phase.  </w:t>
      </w:r>
      <w:r w:rsidR="00526212" w:rsidRPr="00671EB7">
        <w:rPr>
          <w:sz w:val="20"/>
          <w:szCs w:val="20"/>
        </w:rPr>
        <w:t xml:space="preserve">Because of the PSF, every bright pixel is correlated with its neighboring pixels. This does not hold for background noise pixels. </w:t>
      </w:r>
      <w:r w:rsidR="00CE48A8" w:rsidRPr="00671EB7">
        <w:rPr>
          <w:sz w:val="20"/>
          <w:szCs w:val="20"/>
        </w:rPr>
        <w:t>To g</w:t>
      </w:r>
      <w:r w:rsidR="004F77AE" w:rsidRPr="00671EB7">
        <w:rPr>
          <w:sz w:val="20"/>
          <w:szCs w:val="20"/>
        </w:rPr>
        <w:t>et a measure of this property for every pixel</w:t>
      </w:r>
      <w:r w:rsidR="00CE48A8" w:rsidRPr="00671EB7">
        <w:rPr>
          <w:sz w:val="20"/>
          <w:szCs w:val="20"/>
        </w:rPr>
        <w:t>, w</w:t>
      </w:r>
      <w:r w:rsidR="00401B41" w:rsidRPr="00671EB7">
        <w:rPr>
          <w:sz w:val="20"/>
          <w:szCs w:val="20"/>
        </w:rPr>
        <w:t>e</w:t>
      </w:r>
      <w:r w:rsidR="0072445F" w:rsidRPr="00671EB7">
        <w:rPr>
          <w:sz w:val="20"/>
          <w:szCs w:val="20"/>
        </w:rPr>
        <w:t xml:space="preserve"> compute</w:t>
      </w:r>
      <w:r w:rsidR="003A37E4" w:rsidRPr="00671EB7">
        <w:rPr>
          <w:sz w:val="20"/>
          <w:szCs w:val="20"/>
        </w:rPr>
        <w:t xml:space="preserve"> the </w:t>
      </w:r>
      <w:r w:rsidR="001A4952" w:rsidRPr="00671EB7">
        <w:rPr>
          <w:sz w:val="20"/>
          <w:szCs w:val="20"/>
        </w:rPr>
        <w:t xml:space="preserve">Pearson’s </w:t>
      </w:r>
      <w:r w:rsidR="003A37E4" w:rsidRPr="00671EB7">
        <w:rPr>
          <w:sz w:val="20"/>
          <w:szCs w:val="20"/>
        </w:rPr>
        <w:t xml:space="preserve">correlation score between every pixel and its neighboring </w:t>
      </w:r>
      <w:r w:rsidR="00A11E99" w:rsidRPr="00671EB7">
        <w:rPr>
          <w:sz w:val="20"/>
          <w:szCs w:val="20"/>
        </w:rPr>
        <w:t>pixels.</w:t>
      </w:r>
      <w:r w:rsidR="00407CC6" w:rsidRPr="00671EB7">
        <w:rPr>
          <w:sz w:val="20"/>
          <w:szCs w:val="20"/>
        </w:rPr>
        <w:t xml:space="preserve"> </w:t>
      </w:r>
      <w:r w:rsidR="004F77AE" w:rsidRPr="00671EB7">
        <w:rPr>
          <w:sz w:val="20"/>
          <w:szCs w:val="20"/>
        </w:rPr>
        <w:t xml:space="preserve">The </w:t>
      </w:r>
      <w:r w:rsidR="00407CC6" w:rsidRPr="00671EB7">
        <w:rPr>
          <w:sz w:val="20"/>
          <w:szCs w:val="20"/>
        </w:rPr>
        <w:t xml:space="preserve">formula is: </w:t>
      </w:r>
    </w:p>
    <w:p w14:paraId="46BED55A" w14:textId="143D5E92" w:rsidR="007024AC" w:rsidRPr="008862F2" w:rsidRDefault="00A9370A" w:rsidP="007024AC">
      <w:pPr>
        <w:spacing w:line="480" w:lineRule="auto"/>
        <w:jc w:val="center"/>
        <w:rPr>
          <w:rFonts w:ascii="Times New Roman" w:hAnsi="Times New Roman" w:cs="Times New Roman"/>
          <w:color w:val="000000" w:themeColor="text1"/>
          <w:sz w:val="20"/>
          <w:szCs w:val="20"/>
        </w:rPr>
      </w:pPr>
      <m:oMath>
        <m:sSub>
          <m:sSubPr>
            <m:ctrlPr>
              <w:rPr>
                <w:rFonts w:ascii="Cambria Math" w:hAnsi="Cambria Math" w:cs="Times New Roman"/>
                <w:i/>
                <w:color w:val="000000" w:themeColor="text1"/>
                <w:sz w:val="20"/>
                <w:szCs w:val="20"/>
              </w:rPr>
            </m:ctrlPr>
          </m:sSubPr>
          <m:e>
            <m:r>
              <w:rPr>
                <w:rFonts w:ascii="Cambria Math" w:hAnsi="Cambria Math" w:cs="Times New Roman"/>
                <w:color w:val="000000" w:themeColor="text1"/>
                <w:sz w:val="20"/>
                <w:szCs w:val="20"/>
              </w:rPr>
              <m:t>R</m:t>
            </m:r>
          </m:e>
          <m:sub>
            <m:r>
              <w:rPr>
                <w:rFonts w:ascii="Cambria Math" w:hAnsi="Cambria Math" w:cs="Times New Roman"/>
                <w:color w:val="000000" w:themeColor="text1"/>
                <w:sz w:val="20"/>
                <w:szCs w:val="20"/>
              </w:rPr>
              <m:t>i</m:t>
            </m:r>
          </m:sub>
        </m:sSub>
        <m:r>
          <w:rPr>
            <w:rFonts w:ascii="Cambria Math" w:hAnsi="Cambria Math" w:cs="Times New Roman"/>
            <w:color w:val="000000" w:themeColor="text1"/>
            <w:sz w:val="20"/>
            <w:szCs w:val="20"/>
          </w:rPr>
          <m:t>=|</m:t>
        </m:r>
        <m:f>
          <m:fPr>
            <m:ctrlPr>
              <w:rPr>
                <w:rFonts w:ascii="Cambria Math" w:hAnsi="Cambria Math" w:cs="Times New Roman"/>
                <w:i/>
                <w:color w:val="000000" w:themeColor="text1"/>
                <w:sz w:val="20"/>
                <w:szCs w:val="20"/>
              </w:rPr>
            </m:ctrlPr>
          </m:fPr>
          <m:num>
            <m:nary>
              <m:naryPr>
                <m:chr m:val="∑"/>
                <m:limLoc m:val="undOvr"/>
                <m:ctrlPr>
                  <w:rPr>
                    <w:rFonts w:ascii="Cambria Math" w:hAnsi="Cambria Math" w:cs="Times New Roman"/>
                    <w:i/>
                    <w:color w:val="000000" w:themeColor="text1"/>
                    <w:sz w:val="20"/>
                    <w:szCs w:val="20"/>
                  </w:rPr>
                </m:ctrlPr>
              </m:naryPr>
              <m:sub>
                <m:r>
                  <w:rPr>
                    <w:rFonts w:ascii="Cambria Math" w:hAnsi="Cambria Math" w:cs="Times New Roman"/>
                    <w:color w:val="000000" w:themeColor="text1"/>
                    <w:sz w:val="20"/>
                    <w:szCs w:val="20"/>
                  </w:rPr>
                  <m:t>j=1</m:t>
                </m:r>
              </m:sub>
              <m:sup>
                <m:r>
                  <w:rPr>
                    <w:rFonts w:ascii="Cambria Math" w:hAnsi="Cambria Math" w:cs="Times New Roman"/>
                    <w:color w:val="000000" w:themeColor="text1"/>
                    <w:sz w:val="20"/>
                    <w:szCs w:val="20"/>
                  </w:rPr>
                  <m:t>k</m:t>
                </m:r>
              </m:sup>
              <m:e>
                <m:d>
                  <m:dPr>
                    <m:ctrlPr>
                      <w:rPr>
                        <w:rFonts w:ascii="Cambria Math" w:hAnsi="Cambria Math" w:cs="Times New Roman"/>
                        <w:i/>
                        <w:color w:val="000000" w:themeColor="text1"/>
                        <w:sz w:val="20"/>
                        <w:szCs w:val="20"/>
                      </w:rPr>
                    </m:ctrlPr>
                  </m:dPr>
                  <m:e>
                    <m:sSub>
                      <m:sSubPr>
                        <m:ctrlPr>
                          <w:rPr>
                            <w:rFonts w:ascii="Cambria Math" w:hAnsi="Cambria Math" w:cs="Times New Roman"/>
                            <w:i/>
                            <w:color w:val="000000" w:themeColor="text1"/>
                            <w:sz w:val="20"/>
                            <w:szCs w:val="20"/>
                          </w:rPr>
                        </m:ctrlPr>
                      </m:sSubPr>
                      <m:e>
                        <m:r>
                          <w:rPr>
                            <w:rFonts w:ascii="Cambria Math" w:hAnsi="Cambria Math" w:cs="Times New Roman"/>
                            <w:color w:val="000000" w:themeColor="text1"/>
                            <w:sz w:val="20"/>
                            <w:szCs w:val="20"/>
                          </w:rPr>
                          <m:t>x</m:t>
                        </m:r>
                      </m:e>
                      <m:sub>
                        <m:r>
                          <w:rPr>
                            <w:rFonts w:ascii="Cambria Math" w:hAnsi="Cambria Math" w:cs="Times New Roman"/>
                            <w:color w:val="000000" w:themeColor="text1"/>
                            <w:sz w:val="20"/>
                            <w:szCs w:val="20"/>
                          </w:rPr>
                          <m:t>j</m:t>
                        </m:r>
                      </m:sub>
                    </m:sSub>
                    <m:r>
                      <w:rPr>
                        <w:rFonts w:ascii="Cambria Math" w:hAnsi="Cambria Math" w:cs="Times New Roman"/>
                        <w:color w:val="000000" w:themeColor="text1"/>
                        <w:sz w:val="20"/>
                        <w:szCs w:val="20"/>
                      </w:rPr>
                      <m:t>-</m:t>
                    </m:r>
                    <m:acc>
                      <m:accPr>
                        <m:chr m:val="̅"/>
                        <m:ctrlPr>
                          <w:rPr>
                            <w:rFonts w:ascii="Cambria Math" w:hAnsi="Cambria Math" w:cs="Times New Roman"/>
                            <w:i/>
                            <w:color w:val="000000" w:themeColor="text1"/>
                            <w:sz w:val="20"/>
                            <w:szCs w:val="20"/>
                          </w:rPr>
                        </m:ctrlPr>
                      </m:accPr>
                      <m:e>
                        <m:r>
                          <w:rPr>
                            <w:rFonts w:ascii="Cambria Math" w:hAnsi="Cambria Math" w:cs="Times New Roman"/>
                            <w:color w:val="000000" w:themeColor="text1"/>
                            <w:sz w:val="20"/>
                            <w:szCs w:val="20"/>
                          </w:rPr>
                          <m:t>x</m:t>
                        </m:r>
                      </m:e>
                    </m:acc>
                  </m:e>
                </m:d>
                <m:d>
                  <m:dPr>
                    <m:ctrlPr>
                      <w:rPr>
                        <w:rFonts w:ascii="Cambria Math" w:hAnsi="Cambria Math" w:cs="Times New Roman"/>
                        <w:i/>
                        <w:color w:val="000000" w:themeColor="text1"/>
                        <w:sz w:val="20"/>
                        <w:szCs w:val="20"/>
                      </w:rPr>
                    </m:ctrlPr>
                  </m:dPr>
                  <m:e>
                    <m:sSub>
                      <m:sSubPr>
                        <m:ctrlPr>
                          <w:rPr>
                            <w:rFonts w:ascii="Cambria Math" w:hAnsi="Cambria Math" w:cs="Times New Roman"/>
                            <w:i/>
                            <w:color w:val="000000" w:themeColor="text1"/>
                            <w:sz w:val="20"/>
                            <w:szCs w:val="20"/>
                          </w:rPr>
                        </m:ctrlPr>
                      </m:sSubPr>
                      <m:e>
                        <m:r>
                          <w:rPr>
                            <w:rFonts w:ascii="Cambria Math" w:hAnsi="Cambria Math" w:cs="Times New Roman"/>
                            <w:color w:val="000000" w:themeColor="text1"/>
                            <w:sz w:val="20"/>
                            <w:szCs w:val="20"/>
                          </w:rPr>
                          <m:t>y</m:t>
                        </m:r>
                      </m:e>
                      <m:sub>
                        <m:r>
                          <w:rPr>
                            <w:rFonts w:ascii="Cambria Math" w:hAnsi="Cambria Math" w:cs="Times New Roman"/>
                            <w:color w:val="000000" w:themeColor="text1"/>
                            <w:sz w:val="20"/>
                            <w:szCs w:val="20"/>
                          </w:rPr>
                          <m:t>ij</m:t>
                        </m:r>
                      </m:sub>
                    </m:sSub>
                    <m:r>
                      <w:rPr>
                        <w:rFonts w:ascii="Cambria Math" w:hAnsi="Cambria Math" w:cs="Times New Roman"/>
                        <w:color w:val="000000" w:themeColor="text1"/>
                        <w:sz w:val="20"/>
                        <w:szCs w:val="20"/>
                      </w:rPr>
                      <m:t>-</m:t>
                    </m:r>
                    <m:sSub>
                      <m:sSubPr>
                        <m:ctrlPr>
                          <w:rPr>
                            <w:rFonts w:ascii="Cambria Math" w:hAnsi="Cambria Math" w:cs="Times New Roman"/>
                            <w:i/>
                            <w:color w:val="000000" w:themeColor="text1"/>
                            <w:sz w:val="20"/>
                            <w:szCs w:val="20"/>
                          </w:rPr>
                        </m:ctrlPr>
                      </m:sSubPr>
                      <m:e>
                        <m:acc>
                          <m:accPr>
                            <m:chr m:val="̅"/>
                            <m:ctrlPr>
                              <w:rPr>
                                <w:rFonts w:ascii="Cambria Math" w:hAnsi="Cambria Math" w:cs="Times New Roman"/>
                                <w:i/>
                                <w:color w:val="000000" w:themeColor="text1"/>
                                <w:sz w:val="20"/>
                                <w:szCs w:val="20"/>
                              </w:rPr>
                            </m:ctrlPr>
                          </m:accPr>
                          <m:e>
                            <m:r>
                              <w:rPr>
                                <w:rFonts w:ascii="Cambria Math" w:hAnsi="Cambria Math" w:cs="Times New Roman"/>
                                <w:color w:val="000000" w:themeColor="text1"/>
                                <w:sz w:val="20"/>
                                <w:szCs w:val="20"/>
                              </w:rPr>
                              <m:t>y</m:t>
                            </m:r>
                          </m:e>
                        </m:acc>
                      </m:e>
                      <m:sub>
                        <m:r>
                          <w:rPr>
                            <w:rFonts w:ascii="Cambria Math" w:hAnsi="Cambria Math" w:cs="Times New Roman"/>
                            <w:color w:val="000000" w:themeColor="text1"/>
                            <w:sz w:val="20"/>
                            <w:szCs w:val="20"/>
                          </w:rPr>
                          <m:t>i</m:t>
                        </m:r>
                      </m:sub>
                    </m:sSub>
                  </m:e>
                </m:d>
              </m:e>
            </m:nary>
          </m:num>
          <m:den>
            <m:sSub>
              <m:sSubPr>
                <m:ctrlPr>
                  <w:rPr>
                    <w:rFonts w:ascii="Cambria Math" w:hAnsi="Cambria Math" w:cs="Times New Roman"/>
                    <w:i/>
                    <w:color w:val="000000" w:themeColor="text1"/>
                    <w:sz w:val="20"/>
                    <w:szCs w:val="20"/>
                  </w:rPr>
                </m:ctrlPr>
              </m:sSubPr>
              <m:e>
                <m:r>
                  <w:rPr>
                    <w:rFonts w:ascii="Cambria Math" w:hAnsi="Cambria Math" w:cs="Times New Roman"/>
                    <w:color w:val="000000" w:themeColor="text1"/>
                    <w:sz w:val="20"/>
                    <w:szCs w:val="20"/>
                  </w:rPr>
                  <m:t>kσ</m:t>
                </m:r>
              </m:e>
              <m:sub>
                <m:r>
                  <w:rPr>
                    <w:rFonts w:ascii="Cambria Math" w:hAnsi="Cambria Math" w:cs="Times New Roman"/>
                    <w:color w:val="000000" w:themeColor="text1"/>
                    <w:sz w:val="20"/>
                    <w:szCs w:val="20"/>
                  </w:rPr>
                  <m:t>x</m:t>
                </m:r>
              </m:sub>
            </m:sSub>
            <m:sSub>
              <m:sSubPr>
                <m:ctrlPr>
                  <w:rPr>
                    <w:rFonts w:ascii="Cambria Math" w:hAnsi="Cambria Math" w:cs="Times New Roman"/>
                    <w:i/>
                    <w:color w:val="000000" w:themeColor="text1"/>
                    <w:sz w:val="20"/>
                    <w:szCs w:val="20"/>
                  </w:rPr>
                </m:ctrlPr>
              </m:sSubPr>
              <m:e>
                <m:r>
                  <w:rPr>
                    <w:rFonts w:ascii="Cambria Math" w:hAnsi="Cambria Math" w:cs="Times New Roman"/>
                    <w:color w:val="000000" w:themeColor="text1"/>
                    <w:sz w:val="20"/>
                    <w:szCs w:val="20"/>
                  </w:rPr>
                  <m:t>σ</m:t>
                </m:r>
              </m:e>
              <m:sub>
                <m:sSub>
                  <m:sSubPr>
                    <m:ctrlPr>
                      <w:rPr>
                        <w:rFonts w:ascii="Cambria Math" w:hAnsi="Cambria Math" w:cs="Times New Roman"/>
                        <w:i/>
                        <w:color w:val="000000" w:themeColor="text1"/>
                        <w:sz w:val="20"/>
                        <w:szCs w:val="20"/>
                      </w:rPr>
                    </m:ctrlPr>
                  </m:sSubPr>
                  <m:e>
                    <m:r>
                      <w:rPr>
                        <w:rFonts w:ascii="Cambria Math" w:hAnsi="Cambria Math" w:cs="Times New Roman"/>
                        <w:color w:val="000000" w:themeColor="text1"/>
                        <w:sz w:val="20"/>
                        <w:szCs w:val="20"/>
                      </w:rPr>
                      <m:t>y</m:t>
                    </m:r>
                  </m:e>
                  <m:sub>
                    <m:r>
                      <w:rPr>
                        <w:rFonts w:ascii="Cambria Math" w:hAnsi="Cambria Math" w:cs="Times New Roman"/>
                        <w:color w:val="000000" w:themeColor="text1"/>
                        <w:sz w:val="20"/>
                        <w:szCs w:val="20"/>
                      </w:rPr>
                      <m:t>i</m:t>
                    </m:r>
                  </m:sub>
                </m:sSub>
              </m:sub>
            </m:sSub>
          </m:den>
        </m:f>
      </m:oMath>
      <w:r w:rsidR="007A7A36">
        <w:rPr>
          <w:rFonts w:ascii="Times New Roman" w:hAnsi="Times New Roman" w:cs="Times New Roman"/>
          <w:color w:val="000000" w:themeColor="text1"/>
          <w:sz w:val="20"/>
          <w:szCs w:val="20"/>
        </w:rPr>
        <w:t xml:space="preserve"> </w:t>
      </w:r>
      <w:r w:rsidR="007024AC" w:rsidRPr="008862F2">
        <w:rPr>
          <w:rFonts w:ascii="Times New Roman" w:hAnsi="Times New Roman" w:cs="Times New Roman"/>
          <w:color w:val="000000" w:themeColor="text1"/>
          <w:sz w:val="20"/>
          <w:szCs w:val="20"/>
        </w:rPr>
        <w:t>|</w:t>
      </w:r>
      <w:r w:rsidR="007A7A36">
        <w:rPr>
          <w:rFonts w:ascii="Times New Roman" w:hAnsi="Times New Roman" w:cs="Times New Roman"/>
          <w:color w:val="000000" w:themeColor="text1"/>
          <w:sz w:val="20"/>
          <w:szCs w:val="20"/>
        </w:rPr>
        <w:t xml:space="preserve">    [Eq. 1]</w:t>
      </w:r>
    </w:p>
    <w:p w14:paraId="220BBC1B" w14:textId="40B5FC1F" w:rsidR="007024AC" w:rsidRPr="00671EB7" w:rsidRDefault="00743D7C" w:rsidP="003A28DA">
      <w:pPr>
        <w:rPr>
          <w:sz w:val="20"/>
          <w:szCs w:val="20"/>
        </w:rPr>
      </w:pPr>
      <w:r w:rsidRPr="00671EB7">
        <w:rPr>
          <w:sz w:val="20"/>
          <w:szCs w:val="20"/>
        </w:rPr>
        <w:t>w</w:t>
      </w:r>
      <w:r w:rsidR="007024AC" w:rsidRPr="00671EB7">
        <w:rPr>
          <w:sz w:val="20"/>
          <w:szCs w:val="20"/>
        </w:rPr>
        <w:t xml:space="preserve">here xj is the pixel intensity value for the center pixel at jth frame, </w:t>
      </w:r>
      <m:oMath>
        <m:acc>
          <m:accPr>
            <m:chr m:val="̅"/>
            <m:ctrlPr>
              <w:rPr>
                <w:rFonts w:ascii="Cambria Math" w:hAnsi="Cambria Math"/>
                <w:sz w:val="20"/>
                <w:szCs w:val="20"/>
              </w:rPr>
            </m:ctrlPr>
          </m:accPr>
          <m:e>
            <m:r>
              <m:rPr>
                <m:sty m:val="p"/>
              </m:rPr>
              <w:rPr>
                <w:rFonts w:ascii="Cambria Math" w:hAnsi="Cambria Math"/>
                <w:sz w:val="20"/>
                <w:szCs w:val="20"/>
              </w:rPr>
              <m:t>x</m:t>
            </m:r>
          </m:e>
        </m:acc>
      </m:oMath>
      <w:r w:rsidR="007024AC" w:rsidRPr="00671EB7">
        <w:rPr>
          <w:sz w:val="20"/>
          <w:szCs w:val="20"/>
        </w:rPr>
        <w:t xml:space="preserve"> is the mean pixel intensity value for the center pixel. yij is the pixel intensity value for the neighbor pixel at jth frame; </w:t>
      </w:r>
      <m:oMath>
        <m:acc>
          <m:accPr>
            <m:chr m:val="̅"/>
            <m:ctrlPr>
              <w:rPr>
                <w:rFonts w:ascii="Cambria Math" w:hAnsi="Cambria Math"/>
                <w:sz w:val="20"/>
                <w:szCs w:val="20"/>
              </w:rPr>
            </m:ctrlPr>
          </m:accPr>
          <m:e>
            <m:sSub>
              <m:sSubPr>
                <m:ctrlPr>
                  <w:rPr>
                    <w:rFonts w:ascii="Cambria Math" w:hAnsi="Cambria Math"/>
                    <w:sz w:val="20"/>
                    <w:szCs w:val="20"/>
                  </w:rPr>
                </m:ctrlPr>
              </m:sSubPr>
              <m:e>
                <m:r>
                  <m:rPr>
                    <m:sty m:val="p"/>
                  </m:rPr>
                  <w:rPr>
                    <w:rFonts w:ascii="Cambria Math" w:hAnsi="Cambria Math"/>
                    <w:sz w:val="20"/>
                    <w:szCs w:val="20"/>
                  </w:rPr>
                  <m:t>y</m:t>
                </m:r>
              </m:e>
              <m:sub>
                <m:r>
                  <m:rPr>
                    <m:sty m:val="p"/>
                  </m:rPr>
                  <w:rPr>
                    <w:rFonts w:ascii="Cambria Math" w:hAnsi="Cambria Math"/>
                    <w:sz w:val="20"/>
                    <w:szCs w:val="20"/>
                  </w:rPr>
                  <m:t>i</m:t>
                </m:r>
              </m:sub>
            </m:sSub>
          </m:e>
        </m:acc>
      </m:oMath>
      <w:r w:rsidR="007024AC" w:rsidRPr="00671EB7">
        <w:rPr>
          <w:sz w:val="20"/>
          <w:szCs w:val="20"/>
        </w:rPr>
        <w:t xml:space="preserve"> is the mean pixel intensity value for the neighbor pixel.</w:t>
      </w:r>
    </w:p>
    <w:p w14:paraId="3FE709F8" w14:textId="77777777" w:rsidR="00F540D4" w:rsidRPr="00671EB7" w:rsidRDefault="00F540D4" w:rsidP="003A28DA">
      <w:pPr>
        <w:rPr>
          <w:sz w:val="20"/>
          <w:szCs w:val="20"/>
        </w:rPr>
      </w:pPr>
    </w:p>
    <w:p w14:paraId="4750E5FB" w14:textId="5024B6DC" w:rsidR="00C3204C" w:rsidRPr="00671EB7" w:rsidRDefault="007024AC" w:rsidP="00C3204C">
      <w:pPr>
        <w:rPr>
          <w:sz w:val="20"/>
          <w:szCs w:val="20"/>
        </w:rPr>
      </w:pPr>
      <w:r w:rsidRPr="00671EB7">
        <w:rPr>
          <w:sz w:val="20"/>
          <w:szCs w:val="20"/>
        </w:rPr>
        <w:t>We compute this value for all eight neighboring pixels</w:t>
      </w:r>
      <w:r w:rsidR="00A51481" w:rsidRPr="00671EB7">
        <w:rPr>
          <w:sz w:val="20"/>
          <w:szCs w:val="20"/>
        </w:rPr>
        <w:t xml:space="preserve"> for every pixel. </w:t>
      </w:r>
      <w:r w:rsidR="00D8631D" w:rsidRPr="00671EB7">
        <w:rPr>
          <w:sz w:val="20"/>
          <w:szCs w:val="20"/>
        </w:rPr>
        <w:t xml:space="preserve">We then </w:t>
      </w:r>
      <w:r w:rsidRPr="00671EB7">
        <w:rPr>
          <w:sz w:val="20"/>
          <w:szCs w:val="20"/>
        </w:rPr>
        <w:t xml:space="preserve">compute the maximum of all neighboring pixels and use </w:t>
      </w:r>
      <w:ins w:id="26" w:author="Chong Shao" w:date="2016-10-30T15:47:00Z">
        <w:r w:rsidR="00046CD4">
          <w:rPr>
            <w:sz w:val="20"/>
            <w:szCs w:val="20"/>
          </w:rPr>
          <w:t xml:space="preserve">a threshold on </w:t>
        </w:r>
      </w:ins>
      <w:r w:rsidRPr="00671EB7">
        <w:rPr>
          <w:sz w:val="20"/>
          <w:szCs w:val="20"/>
        </w:rPr>
        <w:t>this score to determine which pixels are in the foreground.</w:t>
      </w:r>
      <w:r w:rsidR="001E4735" w:rsidRPr="00671EB7">
        <w:rPr>
          <w:sz w:val="20"/>
          <w:szCs w:val="20"/>
        </w:rPr>
        <w:t xml:space="preserve"> </w:t>
      </w:r>
      <w:r w:rsidRPr="00671EB7">
        <w:rPr>
          <w:sz w:val="20"/>
          <w:szCs w:val="20"/>
        </w:rPr>
        <w:t xml:space="preserve">After every pixel has a score assigned to it, we select a threshold such that all pixels whose score are above the threshold are considered foreground pixels. </w:t>
      </w:r>
      <w:r w:rsidR="001142B1" w:rsidRPr="00671EB7">
        <w:rPr>
          <w:sz w:val="20"/>
          <w:szCs w:val="20"/>
        </w:rPr>
        <w:t xml:space="preserve">The result is a binary map. </w:t>
      </w:r>
      <w:r w:rsidR="00D74801" w:rsidRPr="00671EB7">
        <w:rPr>
          <w:sz w:val="20"/>
          <w:szCs w:val="20"/>
        </w:rPr>
        <w:lastRenderedPageBreak/>
        <w:t xml:space="preserve">The map in general will contain many small groups of false-positive pixels. They are false-positive pixels since their size is smaller than the size of PSF. We remove them with a mathematical erosion operation. </w:t>
      </w:r>
      <w:r w:rsidR="00C3204C" w:rsidRPr="00671EB7">
        <w:rPr>
          <w:sz w:val="20"/>
          <w:szCs w:val="20"/>
        </w:rPr>
        <w:t>Fig. 1</w:t>
      </w:r>
      <w:r w:rsidR="001142B1" w:rsidRPr="00671EB7">
        <w:rPr>
          <w:sz w:val="20"/>
          <w:szCs w:val="20"/>
        </w:rPr>
        <w:t xml:space="preserve"> shows on</w:t>
      </w:r>
      <w:r w:rsidR="00C3204C" w:rsidRPr="00671EB7">
        <w:rPr>
          <w:sz w:val="20"/>
          <w:szCs w:val="20"/>
        </w:rPr>
        <w:t>e</w:t>
      </w:r>
      <w:r w:rsidR="001142B1" w:rsidRPr="00671EB7">
        <w:rPr>
          <w:sz w:val="20"/>
          <w:szCs w:val="20"/>
        </w:rPr>
        <w:t xml:space="preserve"> example of the</w:t>
      </w:r>
      <w:r w:rsidR="009E6AE7" w:rsidRPr="00671EB7">
        <w:rPr>
          <w:sz w:val="20"/>
          <w:szCs w:val="20"/>
        </w:rPr>
        <w:t xml:space="preserve"> test video frame image and the result</w:t>
      </w:r>
      <w:r w:rsidR="001142B1" w:rsidRPr="00671EB7">
        <w:rPr>
          <w:sz w:val="20"/>
          <w:szCs w:val="20"/>
        </w:rPr>
        <w:t xml:space="preserve"> </w:t>
      </w:r>
      <w:r w:rsidR="009E6AE7" w:rsidRPr="00671EB7">
        <w:rPr>
          <w:sz w:val="20"/>
          <w:szCs w:val="20"/>
        </w:rPr>
        <w:t xml:space="preserve">binary </w:t>
      </w:r>
      <w:r w:rsidR="001142B1" w:rsidRPr="00671EB7">
        <w:rPr>
          <w:sz w:val="20"/>
          <w:szCs w:val="20"/>
        </w:rPr>
        <w:t>map</w:t>
      </w:r>
      <w:r w:rsidR="009E6AE7" w:rsidRPr="00671EB7">
        <w:rPr>
          <w:sz w:val="20"/>
          <w:szCs w:val="20"/>
        </w:rPr>
        <w:t xml:space="preserve"> cleaned up by erosion.</w:t>
      </w:r>
      <w:r w:rsidR="00C3204C" w:rsidRPr="00671EB7">
        <w:rPr>
          <w:sz w:val="20"/>
          <w:szCs w:val="20"/>
        </w:rPr>
        <w:t xml:space="preserve"> In the next stage the result binary map will be used in compression. </w:t>
      </w:r>
    </w:p>
    <w:p w14:paraId="71C5465F" w14:textId="498CF08F" w:rsidR="00D77B32" w:rsidRPr="00671EB7" w:rsidRDefault="00D77B32" w:rsidP="003A28DA">
      <w:pPr>
        <w:rPr>
          <w:sz w:val="20"/>
          <w:szCs w:val="20"/>
        </w:rPr>
      </w:pPr>
    </w:p>
    <w:p w14:paraId="37AD61A7" w14:textId="77777777" w:rsidR="00D77B32" w:rsidRPr="00671EB7" w:rsidRDefault="00D77B32" w:rsidP="003A28DA">
      <w:pPr>
        <w:rPr>
          <w:sz w:val="20"/>
          <w:szCs w:val="20"/>
        </w:rPr>
      </w:pPr>
    </w:p>
    <w:p w14:paraId="11880D7A" w14:textId="2EBF21AB" w:rsidR="00D77B32" w:rsidRPr="00671EB7" w:rsidRDefault="00D77B32" w:rsidP="00FA24A7">
      <w:pPr>
        <w:jc w:val="center"/>
        <w:rPr>
          <w:sz w:val="20"/>
          <w:szCs w:val="20"/>
        </w:rPr>
      </w:pPr>
      <w:r w:rsidRPr="00671EB7">
        <w:rPr>
          <w:noProof/>
          <w:sz w:val="20"/>
          <w:szCs w:val="20"/>
        </w:rPr>
        <w:drawing>
          <wp:inline distT="0" distB="0" distL="0" distR="0" wp14:anchorId="0959249B" wp14:editId="3BDE156B">
            <wp:extent cx="1489075" cy="1489075"/>
            <wp:effectExtent l="0" t="0" r="9525" b="9525"/>
            <wp:docPr id="5" name="test2.mpeg">
              <a:hlinkClick xmlns:a="http://schemas.openxmlformats.org/drawingml/2006/main" r:id="" action="ppaction://media"/>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st2.mpeg">
                      <a:hlinkClick r:id="" action="ppaction://media"/>
                    </pic:cNvPr>
                    <pic:cNvPicPr>
                      <a:picLocks noChangeAspect="1"/>
                    </pic:cNvPicPr>
                  </pic:nvPicPr>
                  <pic:blipFill>
                    <a:blip r:embed="rId10"/>
                    <a:stretch>
                      <a:fillRect/>
                    </a:stretch>
                  </pic:blipFill>
                  <pic:spPr>
                    <a:xfrm>
                      <a:off x="0" y="0"/>
                      <a:ext cx="1489175" cy="1489175"/>
                    </a:xfrm>
                    <a:prstGeom prst="rect">
                      <a:avLst/>
                    </a:prstGeom>
                  </pic:spPr>
                </pic:pic>
              </a:graphicData>
            </a:graphic>
          </wp:inline>
        </w:drawing>
      </w:r>
      <w:r w:rsidR="00622D54">
        <w:rPr>
          <w:sz w:val="20"/>
          <w:szCs w:val="20"/>
        </w:rPr>
        <w:t xml:space="preserve">            </w:t>
      </w:r>
      <w:r w:rsidRPr="00671EB7">
        <w:rPr>
          <w:noProof/>
          <w:sz w:val="20"/>
          <w:szCs w:val="20"/>
        </w:rPr>
        <w:drawing>
          <wp:inline distT="0" distB="0" distL="0" distR="0" wp14:anchorId="51E86BCF" wp14:editId="5C7CB80B">
            <wp:extent cx="1549066" cy="1490044"/>
            <wp:effectExtent l="0" t="0" r="635" b="8890"/>
            <wp:docPr id="22"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11">
                      <a:extLst>
                        <a:ext uri="{28A0092B-C50C-407E-A947-70E740481C1C}">
                          <a14:useLocalDpi xmlns:a14="http://schemas.microsoft.com/office/drawing/2010/main" val="0"/>
                        </a:ext>
                      </a:extLst>
                    </a:blip>
                    <a:srcRect l="20925" t="11525" r="20227" b="17720"/>
                    <a:stretch/>
                  </pic:blipFill>
                  <pic:spPr bwMode="auto">
                    <a:xfrm>
                      <a:off x="0" y="0"/>
                      <a:ext cx="1551339" cy="1492231"/>
                    </a:xfrm>
                    <a:prstGeom prst="rect">
                      <a:avLst/>
                    </a:prstGeom>
                    <a:ln>
                      <a:noFill/>
                    </a:ln>
                    <a:extLst>
                      <a:ext uri="{53640926-AAD7-44d8-BBD7-CCE9431645EC}">
                        <a14:shadowObscured xmlns:a14="http://schemas.microsoft.com/office/drawing/2010/main"/>
                      </a:ext>
                    </a:extLst>
                  </pic:spPr>
                </pic:pic>
              </a:graphicData>
            </a:graphic>
          </wp:inline>
        </w:drawing>
      </w:r>
    </w:p>
    <w:p w14:paraId="18F0901F" w14:textId="28A8C5A4" w:rsidR="00D77B32" w:rsidRPr="00671EB7" w:rsidRDefault="00C3204C" w:rsidP="00FA24A7">
      <w:pPr>
        <w:jc w:val="center"/>
        <w:rPr>
          <w:sz w:val="20"/>
          <w:szCs w:val="20"/>
        </w:rPr>
      </w:pPr>
      <w:r w:rsidRPr="00671EB7">
        <w:rPr>
          <w:sz w:val="20"/>
          <w:szCs w:val="20"/>
        </w:rPr>
        <w:t>Fig. 1</w:t>
      </w:r>
      <w:r w:rsidR="00D77B32" w:rsidRPr="00671EB7">
        <w:rPr>
          <w:sz w:val="20"/>
          <w:szCs w:val="20"/>
        </w:rPr>
        <w:t>:</w:t>
      </w:r>
      <w:r w:rsidR="00B8237E" w:rsidRPr="00671EB7">
        <w:rPr>
          <w:sz w:val="20"/>
          <w:szCs w:val="20"/>
        </w:rPr>
        <w:t xml:space="preserve"> left: sample</w:t>
      </w:r>
      <w:r w:rsidR="00D77B32" w:rsidRPr="00671EB7">
        <w:rPr>
          <w:sz w:val="20"/>
          <w:szCs w:val="20"/>
        </w:rPr>
        <w:t xml:space="preserve"> compressed video</w:t>
      </w:r>
      <w:r w:rsidR="00B8237E" w:rsidRPr="00671EB7">
        <w:rPr>
          <w:sz w:val="20"/>
          <w:szCs w:val="20"/>
        </w:rPr>
        <w:t xml:space="preserve"> frame, right: the segmentation result after erosion refinement for that fram</w:t>
      </w:r>
      <w:ins w:id="27" w:author="Chong Shao" w:date="2016-12-20T22:57:00Z">
        <w:r w:rsidR="00295523">
          <w:rPr>
            <w:sz w:val="20"/>
            <w:szCs w:val="20"/>
          </w:rPr>
          <w:t>e. (TODO: insert the original binary image)</w:t>
        </w:r>
      </w:ins>
      <w:del w:id="28" w:author="Chong Shao" w:date="2016-12-20T22:57:00Z">
        <w:r w:rsidR="00B8237E" w:rsidRPr="00671EB7" w:rsidDel="00295523">
          <w:rPr>
            <w:sz w:val="20"/>
            <w:szCs w:val="20"/>
          </w:rPr>
          <w:delText>e</w:delText>
        </w:r>
      </w:del>
    </w:p>
    <w:p w14:paraId="71F9CC61" w14:textId="77777777" w:rsidR="00C072F0" w:rsidRPr="00671EB7" w:rsidRDefault="00C072F0" w:rsidP="00FA24A7">
      <w:pPr>
        <w:jc w:val="center"/>
        <w:rPr>
          <w:sz w:val="20"/>
          <w:szCs w:val="20"/>
        </w:rPr>
      </w:pPr>
    </w:p>
    <w:p w14:paraId="5DD7D3CB" w14:textId="2FE1C027" w:rsidR="00C072F0" w:rsidRPr="00671EB7" w:rsidRDefault="000351A6" w:rsidP="00FA24A7">
      <w:pPr>
        <w:pStyle w:val="ListParagraph"/>
        <w:ind w:left="360" w:hanging="360"/>
        <w:rPr>
          <w:b/>
          <w:sz w:val="20"/>
          <w:szCs w:val="20"/>
        </w:rPr>
      </w:pPr>
      <w:r w:rsidRPr="00671EB7">
        <w:rPr>
          <w:b/>
          <w:sz w:val="20"/>
          <w:szCs w:val="20"/>
        </w:rPr>
        <w:t>2.2</w:t>
      </w:r>
      <w:r w:rsidR="00B20E1C" w:rsidRPr="00671EB7">
        <w:rPr>
          <w:b/>
          <w:sz w:val="20"/>
          <w:szCs w:val="20"/>
        </w:rPr>
        <w:t xml:space="preserve"> </w:t>
      </w:r>
      <w:r w:rsidR="00C072F0" w:rsidRPr="00671EB7">
        <w:rPr>
          <w:b/>
          <w:sz w:val="20"/>
          <w:szCs w:val="20"/>
        </w:rPr>
        <w:t xml:space="preserve">Compression </w:t>
      </w:r>
      <w:r w:rsidR="00A85024">
        <w:rPr>
          <w:rFonts w:hint="eastAsia"/>
          <w:b/>
          <w:sz w:val="20"/>
          <w:szCs w:val="20"/>
          <w:lang w:eastAsia="zh-CN"/>
        </w:rPr>
        <w:t>S</w:t>
      </w:r>
      <w:r w:rsidR="00C072F0" w:rsidRPr="00671EB7">
        <w:rPr>
          <w:b/>
          <w:sz w:val="20"/>
          <w:szCs w:val="20"/>
        </w:rPr>
        <w:t>tage</w:t>
      </w:r>
    </w:p>
    <w:p w14:paraId="60464389" w14:textId="77777777" w:rsidR="00CB53A6" w:rsidRPr="00671EB7" w:rsidRDefault="00CB53A6" w:rsidP="00FF643C">
      <w:pPr>
        <w:rPr>
          <w:sz w:val="20"/>
          <w:szCs w:val="20"/>
        </w:rPr>
      </w:pPr>
    </w:p>
    <w:p w14:paraId="13BD2A25" w14:textId="12E87FF8" w:rsidR="002A6379" w:rsidRPr="00671EB7" w:rsidRDefault="0003234A" w:rsidP="00FF643C">
      <w:pPr>
        <w:rPr>
          <w:sz w:val="20"/>
          <w:szCs w:val="20"/>
        </w:rPr>
      </w:pPr>
      <w:r w:rsidRPr="00671EB7">
        <w:rPr>
          <w:sz w:val="20"/>
          <w:szCs w:val="20"/>
        </w:rPr>
        <w:t>For the</w:t>
      </w:r>
      <w:r w:rsidR="000839B2" w:rsidRPr="00671EB7">
        <w:rPr>
          <w:sz w:val="20"/>
          <w:szCs w:val="20"/>
        </w:rPr>
        <w:t xml:space="preserve"> compression stage,</w:t>
      </w:r>
      <w:r w:rsidR="00340073">
        <w:rPr>
          <w:sz w:val="20"/>
          <w:szCs w:val="20"/>
        </w:rPr>
        <w:t xml:space="preserve"> </w:t>
      </w:r>
      <w:r w:rsidR="00197AD3">
        <w:rPr>
          <w:sz w:val="20"/>
          <w:szCs w:val="20"/>
        </w:rPr>
        <w:t>the goal is to</w:t>
      </w:r>
      <w:r w:rsidR="00FC4366">
        <w:rPr>
          <w:sz w:val="20"/>
          <w:szCs w:val="20"/>
        </w:rPr>
        <w:t xml:space="preserve"> make use of the segmentation result to</w:t>
      </w:r>
      <w:r w:rsidR="00197AD3">
        <w:rPr>
          <w:sz w:val="20"/>
          <w:szCs w:val="20"/>
        </w:rPr>
        <w:t xml:space="preserve"> encode the video data</w:t>
      </w:r>
      <w:r w:rsidR="00FC4366">
        <w:rPr>
          <w:sz w:val="20"/>
          <w:szCs w:val="20"/>
        </w:rPr>
        <w:t xml:space="preserve"> so that the analysis-critical region</w:t>
      </w:r>
      <w:r w:rsidR="008041E5">
        <w:rPr>
          <w:sz w:val="20"/>
          <w:szCs w:val="20"/>
        </w:rPr>
        <w:t xml:space="preserve"> information</w:t>
      </w:r>
      <w:r w:rsidR="00FC4366">
        <w:rPr>
          <w:sz w:val="20"/>
          <w:szCs w:val="20"/>
        </w:rPr>
        <w:t xml:space="preserve"> is </w:t>
      </w:r>
      <w:r w:rsidR="008041E5">
        <w:rPr>
          <w:sz w:val="20"/>
          <w:szCs w:val="20"/>
        </w:rPr>
        <w:t xml:space="preserve">preserved </w:t>
      </w:r>
      <w:r w:rsidR="00D5351F">
        <w:rPr>
          <w:sz w:val="20"/>
          <w:szCs w:val="20"/>
        </w:rPr>
        <w:t xml:space="preserve">as good as </w:t>
      </w:r>
      <w:r w:rsidR="00AF7927">
        <w:rPr>
          <w:sz w:val="20"/>
          <w:szCs w:val="20"/>
        </w:rPr>
        <w:t>possible given the constraints.</w:t>
      </w:r>
      <w:r w:rsidR="008041E5">
        <w:rPr>
          <w:sz w:val="20"/>
          <w:szCs w:val="20"/>
        </w:rPr>
        <w:t xml:space="preserve"> </w:t>
      </w:r>
      <w:r w:rsidR="00A744C8">
        <w:rPr>
          <w:sz w:val="20"/>
          <w:szCs w:val="20"/>
        </w:rPr>
        <w:t>T</w:t>
      </w:r>
      <w:r w:rsidR="00D96A2C" w:rsidRPr="00671EB7">
        <w:rPr>
          <w:sz w:val="20"/>
          <w:szCs w:val="20"/>
        </w:rPr>
        <w:t>here ex</w:t>
      </w:r>
      <w:r w:rsidR="00713D4F" w:rsidRPr="00671EB7">
        <w:rPr>
          <w:sz w:val="20"/>
          <w:szCs w:val="20"/>
        </w:rPr>
        <w:t>ist</w:t>
      </w:r>
      <w:r w:rsidR="00D96A2C" w:rsidRPr="00671EB7">
        <w:rPr>
          <w:sz w:val="20"/>
          <w:szCs w:val="20"/>
        </w:rPr>
        <w:t xml:space="preserve"> multiple choices in</w:t>
      </w:r>
      <w:r w:rsidR="00DD47E1">
        <w:rPr>
          <w:sz w:val="20"/>
          <w:szCs w:val="20"/>
        </w:rPr>
        <w:t xml:space="preserve"> applying exis</w:t>
      </w:r>
      <w:r w:rsidR="00707B31">
        <w:rPr>
          <w:sz w:val="20"/>
          <w:szCs w:val="20"/>
        </w:rPr>
        <w:t>t</w:t>
      </w:r>
      <w:r w:rsidR="00DD47E1">
        <w:rPr>
          <w:sz w:val="20"/>
          <w:szCs w:val="20"/>
        </w:rPr>
        <w:t xml:space="preserve">ing well-developed video codecs </w:t>
      </w:r>
      <w:r w:rsidR="00484429">
        <w:rPr>
          <w:sz w:val="20"/>
          <w:szCs w:val="20"/>
        </w:rPr>
        <w:t xml:space="preserve">and integrating the analysis-critical map signals </w:t>
      </w:r>
      <w:r w:rsidR="00DD47E1">
        <w:rPr>
          <w:sz w:val="20"/>
          <w:szCs w:val="20"/>
        </w:rPr>
        <w:t>in</w:t>
      </w:r>
      <w:r w:rsidR="00D96A2C" w:rsidRPr="00671EB7">
        <w:rPr>
          <w:sz w:val="20"/>
          <w:szCs w:val="20"/>
        </w:rPr>
        <w:t xml:space="preserve"> </w:t>
      </w:r>
      <w:r w:rsidR="00A10788" w:rsidRPr="00671EB7">
        <w:rPr>
          <w:sz w:val="20"/>
          <w:szCs w:val="20"/>
        </w:rPr>
        <w:t xml:space="preserve">compressing </w:t>
      </w:r>
      <w:r w:rsidR="00D96A2C" w:rsidRPr="00671EB7">
        <w:rPr>
          <w:sz w:val="20"/>
          <w:szCs w:val="20"/>
        </w:rPr>
        <w:t xml:space="preserve">the </w:t>
      </w:r>
      <w:r w:rsidR="006A44C3" w:rsidRPr="00671EB7">
        <w:rPr>
          <w:sz w:val="20"/>
          <w:szCs w:val="20"/>
        </w:rPr>
        <w:t xml:space="preserve">video </w:t>
      </w:r>
      <w:r w:rsidR="00484429">
        <w:rPr>
          <w:sz w:val="20"/>
          <w:szCs w:val="20"/>
        </w:rPr>
        <w:t>data.</w:t>
      </w:r>
      <w:r w:rsidR="00D96A2C" w:rsidRPr="00671EB7">
        <w:rPr>
          <w:sz w:val="20"/>
          <w:szCs w:val="20"/>
        </w:rPr>
        <w:t xml:space="preserve"> </w:t>
      </w:r>
      <w:r w:rsidR="00484429">
        <w:rPr>
          <w:sz w:val="20"/>
          <w:szCs w:val="20"/>
        </w:rPr>
        <w:t>In developing our system, w</w:t>
      </w:r>
      <w:r w:rsidR="00490F6A" w:rsidRPr="00671EB7">
        <w:rPr>
          <w:sz w:val="20"/>
          <w:szCs w:val="20"/>
        </w:rPr>
        <w:t xml:space="preserve">e explored two </w:t>
      </w:r>
      <w:r w:rsidR="002F183F" w:rsidRPr="00671EB7">
        <w:rPr>
          <w:sz w:val="20"/>
          <w:szCs w:val="20"/>
        </w:rPr>
        <w:t>paths.</w:t>
      </w:r>
      <w:r w:rsidR="00160F2B" w:rsidRPr="00671EB7">
        <w:rPr>
          <w:sz w:val="20"/>
          <w:szCs w:val="20"/>
        </w:rPr>
        <w:t xml:space="preserve"> </w:t>
      </w:r>
      <w:r w:rsidR="002F183F" w:rsidRPr="00671EB7">
        <w:rPr>
          <w:sz w:val="20"/>
          <w:szCs w:val="20"/>
        </w:rPr>
        <w:t>The first</w:t>
      </w:r>
      <w:r w:rsidR="00BA3C64" w:rsidRPr="00671EB7">
        <w:rPr>
          <w:sz w:val="20"/>
          <w:szCs w:val="20"/>
        </w:rPr>
        <w:t xml:space="preserve"> </w:t>
      </w:r>
      <w:r w:rsidR="000104E4" w:rsidRPr="00671EB7">
        <w:rPr>
          <w:sz w:val="20"/>
          <w:szCs w:val="20"/>
        </w:rPr>
        <w:t xml:space="preserve">one is to </w:t>
      </w:r>
      <w:r w:rsidR="006A3D52" w:rsidRPr="00671EB7">
        <w:rPr>
          <w:sz w:val="20"/>
          <w:szCs w:val="20"/>
        </w:rPr>
        <w:t xml:space="preserve">process the </w:t>
      </w:r>
      <w:r w:rsidR="00352C36" w:rsidRPr="00671EB7">
        <w:rPr>
          <w:sz w:val="20"/>
          <w:szCs w:val="20"/>
        </w:rPr>
        <w:t xml:space="preserve">video </w:t>
      </w:r>
      <w:r w:rsidR="009D1331">
        <w:rPr>
          <w:sz w:val="20"/>
          <w:szCs w:val="20"/>
        </w:rPr>
        <w:t>frames</w:t>
      </w:r>
      <w:r w:rsidR="009D1331" w:rsidRPr="00671EB7">
        <w:rPr>
          <w:sz w:val="20"/>
          <w:szCs w:val="20"/>
        </w:rPr>
        <w:t xml:space="preserve"> </w:t>
      </w:r>
      <w:r w:rsidR="00352C36" w:rsidRPr="00671EB7">
        <w:rPr>
          <w:sz w:val="20"/>
          <w:szCs w:val="20"/>
        </w:rPr>
        <w:t xml:space="preserve">by averaging the “background” </w:t>
      </w:r>
      <w:r w:rsidR="00E47E36">
        <w:rPr>
          <w:sz w:val="20"/>
          <w:szCs w:val="20"/>
        </w:rPr>
        <w:t>pixel values</w:t>
      </w:r>
      <w:r w:rsidR="000F0ED2">
        <w:rPr>
          <w:sz w:val="20"/>
          <w:szCs w:val="20"/>
        </w:rPr>
        <w:t xml:space="preserve"> over time</w:t>
      </w:r>
      <w:r w:rsidR="00E47E36" w:rsidRPr="00671EB7">
        <w:rPr>
          <w:sz w:val="20"/>
          <w:szCs w:val="20"/>
        </w:rPr>
        <w:t xml:space="preserve"> </w:t>
      </w:r>
      <w:r w:rsidR="00661EAD">
        <w:rPr>
          <w:sz w:val="20"/>
          <w:szCs w:val="20"/>
        </w:rPr>
        <w:t>based on</w:t>
      </w:r>
      <w:r w:rsidR="00661EAD" w:rsidRPr="00671EB7">
        <w:rPr>
          <w:sz w:val="20"/>
          <w:szCs w:val="20"/>
        </w:rPr>
        <w:t xml:space="preserve"> </w:t>
      </w:r>
      <w:r w:rsidR="00352C36" w:rsidRPr="00671EB7">
        <w:rPr>
          <w:sz w:val="20"/>
          <w:szCs w:val="20"/>
        </w:rPr>
        <w:t>the segmentation result</w:t>
      </w:r>
      <w:r w:rsidR="009D1331">
        <w:rPr>
          <w:sz w:val="20"/>
          <w:szCs w:val="20"/>
        </w:rPr>
        <w:t xml:space="preserve"> and then compressed the processed video frames</w:t>
      </w:r>
      <w:r w:rsidR="00352C36" w:rsidRPr="00671EB7">
        <w:rPr>
          <w:sz w:val="20"/>
          <w:szCs w:val="20"/>
        </w:rPr>
        <w:t xml:space="preserve">. </w:t>
      </w:r>
      <w:r w:rsidR="007371F0" w:rsidRPr="00671EB7">
        <w:rPr>
          <w:sz w:val="20"/>
          <w:szCs w:val="20"/>
        </w:rPr>
        <w:t>The result video has many pixel</w:t>
      </w:r>
      <w:r w:rsidR="000C473E" w:rsidRPr="00671EB7">
        <w:rPr>
          <w:sz w:val="20"/>
          <w:szCs w:val="20"/>
        </w:rPr>
        <w:t xml:space="preserve"> locations</w:t>
      </w:r>
      <w:r w:rsidR="007371F0" w:rsidRPr="00671EB7">
        <w:rPr>
          <w:sz w:val="20"/>
          <w:szCs w:val="20"/>
        </w:rPr>
        <w:t xml:space="preserve"> that </w:t>
      </w:r>
      <w:r w:rsidR="00295AB0" w:rsidRPr="00671EB7">
        <w:rPr>
          <w:sz w:val="20"/>
          <w:szCs w:val="20"/>
        </w:rPr>
        <w:t>have</w:t>
      </w:r>
      <w:r w:rsidR="007371F0" w:rsidRPr="00671EB7">
        <w:rPr>
          <w:sz w:val="20"/>
          <w:szCs w:val="20"/>
        </w:rPr>
        <w:t xml:space="preserve"> constant value over time.</w:t>
      </w:r>
      <w:r w:rsidR="00295AB0" w:rsidRPr="00671EB7">
        <w:rPr>
          <w:sz w:val="20"/>
          <w:szCs w:val="20"/>
        </w:rPr>
        <w:t xml:space="preserve"> This type of video data will give </w:t>
      </w:r>
      <w:r w:rsidR="001B5D81">
        <w:rPr>
          <w:sz w:val="20"/>
          <w:szCs w:val="20"/>
        </w:rPr>
        <w:t>good [xxx how much]</w:t>
      </w:r>
      <w:r w:rsidR="00F03D1E" w:rsidRPr="00671EB7">
        <w:rPr>
          <w:sz w:val="20"/>
          <w:szCs w:val="20"/>
        </w:rPr>
        <w:t xml:space="preserve"> </w:t>
      </w:r>
      <w:r w:rsidR="00295AB0" w:rsidRPr="00671EB7">
        <w:rPr>
          <w:sz w:val="20"/>
          <w:szCs w:val="20"/>
        </w:rPr>
        <w:t xml:space="preserve">compress ratio under any common data / video compression techniques. </w:t>
      </w:r>
      <w:r w:rsidR="00141279" w:rsidRPr="00671EB7">
        <w:rPr>
          <w:sz w:val="20"/>
          <w:szCs w:val="20"/>
        </w:rPr>
        <w:t xml:space="preserve">In the experiment </w:t>
      </w:r>
      <w:r w:rsidR="00295AB0" w:rsidRPr="00671EB7">
        <w:rPr>
          <w:sz w:val="20"/>
          <w:szCs w:val="20"/>
        </w:rPr>
        <w:t xml:space="preserve">we </w:t>
      </w:r>
      <w:r w:rsidR="00875038">
        <w:rPr>
          <w:sz w:val="20"/>
          <w:szCs w:val="20"/>
        </w:rPr>
        <w:t>chose to apply</w:t>
      </w:r>
      <w:r w:rsidR="00875038" w:rsidRPr="00671EB7">
        <w:rPr>
          <w:sz w:val="20"/>
          <w:szCs w:val="20"/>
        </w:rPr>
        <w:t xml:space="preserve"> </w:t>
      </w:r>
      <w:r w:rsidR="00295AB0" w:rsidRPr="00671EB7">
        <w:rPr>
          <w:sz w:val="20"/>
          <w:szCs w:val="20"/>
        </w:rPr>
        <w:t xml:space="preserve">H.264 </w:t>
      </w:r>
      <w:r w:rsidR="00875038">
        <w:rPr>
          <w:sz w:val="20"/>
          <w:szCs w:val="20"/>
        </w:rPr>
        <w:t>encoding using x264[ xxx version]</w:t>
      </w:r>
      <w:r w:rsidR="002772D2">
        <w:rPr>
          <w:sz w:val="20"/>
          <w:szCs w:val="20"/>
        </w:rPr>
        <w:t xml:space="preserve"> </w:t>
      </w:r>
      <w:r w:rsidR="00295AB0" w:rsidRPr="00671EB7">
        <w:rPr>
          <w:sz w:val="20"/>
          <w:szCs w:val="20"/>
        </w:rPr>
        <w:t>on the processed video data</w:t>
      </w:r>
      <w:r w:rsidR="00DA5EC4" w:rsidRPr="00671EB7">
        <w:rPr>
          <w:sz w:val="20"/>
          <w:szCs w:val="20"/>
        </w:rPr>
        <w:t xml:space="preserve">. </w:t>
      </w:r>
      <w:r w:rsidR="003E7CD8">
        <w:rPr>
          <w:sz w:val="20"/>
          <w:szCs w:val="20"/>
        </w:rPr>
        <w:t>But t</w:t>
      </w:r>
      <w:r w:rsidR="00DA5EC4" w:rsidRPr="00671EB7">
        <w:rPr>
          <w:sz w:val="20"/>
          <w:szCs w:val="20"/>
        </w:rPr>
        <w:t xml:space="preserve">his approach made no strong assumption on the next stage and </w:t>
      </w:r>
      <w:r w:rsidR="002772D2">
        <w:rPr>
          <w:sz w:val="20"/>
          <w:szCs w:val="20"/>
        </w:rPr>
        <w:t xml:space="preserve">therefore it </w:t>
      </w:r>
      <w:r w:rsidR="00DA5EC4" w:rsidRPr="00671EB7">
        <w:rPr>
          <w:sz w:val="20"/>
          <w:szCs w:val="20"/>
        </w:rPr>
        <w:t xml:space="preserve">provides </w:t>
      </w:r>
      <w:r w:rsidR="004C2DD8">
        <w:rPr>
          <w:sz w:val="20"/>
          <w:szCs w:val="20"/>
        </w:rPr>
        <w:t xml:space="preserve">much </w:t>
      </w:r>
      <w:r w:rsidR="00DA5EC4" w:rsidRPr="00671EB7">
        <w:rPr>
          <w:sz w:val="20"/>
          <w:szCs w:val="20"/>
        </w:rPr>
        <w:t>flexibility</w:t>
      </w:r>
      <w:r w:rsidR="00EF3BFF">
        <w:rPr>
          <w:sz w:val="20"/>
          <w:szCs w:val="20"/>
        </w:rPr>
        <w:t xml:space="preserve">. </w:t>
      </w:r>
      <w:r w:rsidR="00DA5EC4" w:rsidRPr="00671EB7">
        <w:rPr>
          <w:sz w:val="20"/>
          <w:szCs w:val="20"/>
        </w:rPr>
        <w:t xml:space="preserve">Tests have been done with three compression software and library: bzip2, jpeg2000 and H.264. The result </w:t>
      </w:r>
      <w:del w:id="29" w:author="Chong Shao" w:date="2016-10-30T15:49:00Z">
        <w:r w:rsidR="00DA5EC4" w:rsidRPr="00671EB7" w:rsidDel="00046CD4">
          <w:rPr>
            <w:sz w:val="20"/>
            <w:szCs w:val="20"/>
          </w:rPr>
          <w:delText xml:space="preserve">suggests </w:delText>
        </w:r>
      </w:del>
      <w:ins w:id="30" w:author="Chong Shao" w:date="2016-10-30T15:49:00Z">
        <w:r w:rsidR="00046CD4">
          <w:rPr>
            <w:sz w:val="20"/>
            <w:szCs w:val="20"/>
          </w:rPr>
          <w:t>showed</w:t>
        </w:r>
        <w:r w:rsidR="00046CD4" w:rsidRPr="00671EB7">
          <w:rPr>
            <w:sz w:val="20"/>
            <w:szCs w:val="20"/>
          </w:rPr>
          <w:t xml:space="preserve"> </w:t>
        </w:r>
      </w:ins>
      <w:r w:rsidR="00DA5EC4" w:rsidRPr="00671EB7">
        <w:rPr>
          <w:sz w:val="20"/>
          <w:szCs w:val="20"/>
        </w:rPr>
        <w:t xml:space="preserve">that the three popular compression routines all </w:t>
      </w:r>
      <w:r w:rsidR="006711BF" w:rsidRPr="00671EB7">
        <w:rPr>
          <w:sz w:val="20"/>
          <w:szCs w:val="20"/>
        </w:rPr>
        <w:t>give</w:t>
      </w:r>
      <w:r w:rsidR="008B31E9" w:rsidRPr="00671EB7">
        <w:rPr>
          <w:sz w:val="20"/>
          <w:szCs w:val="20"/>
        </w:rPr>
        <w:t xml:space="preserve"> a better</w:t>
      </w:r>
      <w:r w:rsidR="00426985">
        <w:rPr>
          <w:sz w:val="20"/>
          <w:szCs w:val="20"/>
        </w:rPr>
        <w:t xml:space="preserve"> [</w:t>
      </w:r>
      <w:r w:rsidR="00932509">
        <w:rPr>
          <w:sz w:val="20"/>
          <w:szCs w:val="20"/>
        </w:rPr>
        <w:t xml:space="preserve">xxx </w:t>
      </w:r>
      <w:r w:rsidR="00426985">
        <w:rPr>
          <w:sz w:val="20"/>
          <w:szCs w:val="20"/>
        </w:rPr>
        <w:t>how much]</w:t>
      </w:r>
      <w:r w:rsidR="008B31E9" w:rsidRPr="00671EB7">
        <w:rPr>
          <w:sz w:val="20"/>
          <w:szCs w:val="20"/>
        </w:rPr>
        <w:t xml:space="preserve"> compression with variation one </w:t>
      </w:r>
      <w:r w:rsidR="00B3434F" w:rsidRPr="00671EB7">
        <w:rPr>
          <w:sz w:val="20"/>
          <w:szCs w:val="20"/>
        </w:rPr>
        <w:t>comparing against running the compression</w:t>
      </w:r>
      <w:r w:rsidR="00A66AA1" w:rsidRPr="00671EB7">
        <w:rPr>
          <w:sz w:val="20"/>
          <w:szCs w:val="20"/>
        </w:rPr>
        <w:t xml:space="preserve"> individually</w:t>
      </w:r>
      <w:r w:rsidR="00B3434F" w:rsidRPr="00671EB7">
        <w:rPr>
          <w:sz w:val="20"/>
          <w:szCs w:val="20"/>
        </w:rPr>
        <w:t xml:space="preserve"> without our approach.</w:t>
      </w:r>
    </w:p>
    <w:p w14:paraId="0BF0D926" w14:textId="77777777" w:rsidR="00770F21" w:rsidRPr="00671EB7" w:rsidRDefault="00770F21" w:rsidP="00FF643C">
      <w:pPr>
        <w:rPr>
          <w:sz w:val="20"/>
          <w:szCs w:val="20"/>
        </w:rPr>
      </w:pPr>
    </w:p>
    <w:p w14:paraId="31360605" w14:textId="54FFC07C" w:rsidR="00713D4F" w:rsidRDefault="00EF3BFF" w:rsidP="00FF643C">
      <w:pPr>
        <w:rPr>
          <w:sz w:val="20"/>
          <w:szCs w:val="20"/>
        </w:rPr>
      </w:pPr>
      <w:r>
        <w:rPr>
          <w:sz w:val="20"/>
          <w:szCs w:val="20"/>
        </w:rPr>
        <w:t>Another</w:t>
      </w:r>
      <w:r w:rsidR="000A5641" w:rsidRPr="00671EB7">
        <w:rPr>
          <w:sz w:val="20"/>
          <w:szCs w:val="20"/>
        </w:rPr>
        <w:t xml:space="preserve"> approach </w:t>
      </w:r>
      <w:r w:rsidR="00A928DE">
        <w:rPr>
          <w:sz w:val="20"/>
          <w:szCs w:val="20"/>
        </w:rPr>
        <w:t xml:space="preserve">we designed </w:t>
      </w:r>
      <w:r w:rsidR="00933BF7">
        <w:rPr>
          <w:sz w:val="20"/>
          <w:szCs w:val="20"/>
        </w:rPr>
        <w:t>makes</w:t>
      </w:r>
      <w:r w:rsidR="00933BF7" w:rsidRPr="00671EB7">
        <w:rPr>
          <w:sz w:val="20"/>
          <w:szCs w:val="20"/>
        </w:rPr>
        <w:t xml:space="preserve"> </w:t>
      </w:r>
      <w:r w:rsidR="00BF0820" w:rsidRPr="00671EB7">
        <w:rPr>
          <w:sz w:val="20"/>
          <w:szCs w:val="20"/>
        </w:rPr>
        <w:t xml:space="preserve">one assumption on the actual </w:t>
      </w:r>
      <w:r w:rsidR="000A5641" w:rsidRPr="00671EB7">
        <w:rPr>
          <w:sz w:val="20"/>
          <w:szCs w:val="20"/>
        </w:rPr>
        <w:t>compression</w:t>
      </w:r>
      <w:r w:rsidR="00BF0820" w:rsidRPr="00671EB7">
        <w:rPr>
          <w:sz w:val="20"/>
          <w:szCs w:val="20"/>
        </w:rPr>
        <w:t xml:space="preserve"> technique being used. It assumes that the compression is </w:t>
      </w:r>
      <w:r w:rsidR="00AF5377" w:rsidRPr="00671EB7">
        <w:rPr>
          <w:sz w:val="20"/>
          <w:szCs w:val="20"/>
        </w:rPr>
        <w:t xml:space="preserve">using </w:t>
      </w:r>
      <w:r w:rsidR="00BF0820" w:rsidRPr="00671EB7">
        <w:rPr>
          <w:sz w:val="20"/>
          <w:szCs w:val="20"/>
        </w:rPr>
        <w:t xml:space="preserve">a block-based prediction-residual </w:t>
      </w:r>
      <w:r w:rsidR="004D49E6" w:rsidRPr="00671EB7">
        <w:rPr>
          <w:sz w:val="20"/>
          <w:szCs w:val="20"/>
        </w:rPr>
        <w:t xml:space="preserve">compression </w:t>
      </w:r>
      <w:r w:rsidR="00BF0820" w:rsidRPr="00671EB7">
        <w:rPr>
          <w:sz w:val="20"/>
          <w:szCs w:val="20"/>
        </w:rPr>
        <w:t xml:space="preserve">approach. </w:t>
      </w:r>
      <w:r w:rsidR="00AF5377" w:rsidRPr="00671EB7">
        <w:rPr>
          <w:sz w:val="20"/>
          <w:szCs w:val="20"/>
        </w:rPr>
        <w:t>In particular</w:t>
      </w:r>
      <w:r w:rsidR="00D34584" w:rsidRPr="00671EB7">
        <w:rPr>
          <w:sz w:val="20"/>
          <w:szCs w:val="20"/>
        </w:rPr>
        <w:t>, our implementation assumed that the</w:t>
      </w:r>
      <w:r w:rsidR="003F1BF8" w:rsidRPr="00671EB7">
        <w:rPr>
          <w:sz w:val="20"/>
          <w:szCs w:val="20"/>
        </w:rPr>
        <w:t xml:space="preserve"> next</w:t>
      </w:r>
      <w:r w:rsidR="00D34584" w:rsidRPr="00671EB7">
        <w:rPr>
          <w:sz w:val="20"/>
          <w:szCs w:val="20"/>
        </w:rPr>
        <w:t xml:space="preserve"> compression technique is H.264. </w:t>
      </w:r>
      <w:r w:rsidR="004B7A1D" w:rsidRPr="00671EB7">
        <w:rPr>
          <w:sz w:val="20"/>
          <w:szCs w:val="20"/>
        </w:rPr>
        <w:t xml:space="preserve">In H.264, the </w:t>
      </w:r>
      <w:r w:rsidR="00D5549B">
        <w:rPr>
          <w:sz w:val="20"/>
          <w:szCs w:val="20"/>
        </w:rPr>
        <w:t>motion estimation unit</w:t>
      </w:r>
      <w:r w:rsidR="00D5549B" w:rsidRPr="00671EB7">
        <w:rPr>
          <w:sz w:val="20"/>
          <w:szCs w:val="20"/>
        </w:rPr>
        <w:t xml:space="preserve"> </w:t>
      </w:r>
      <w:r w:rsidR="004B7A1D" w:rsidRPr="00671EB7">
        <w:rPr>
          <w:sz w:val="20"/>
          <w:szCs w:val="20"/>
        </w:rPr>
        <w:t xml:space="preserve">is based on </w:t>
      </w:r>
      <w:r w:rsidR="00244782" w:rsidRPr="00671EB7">
        <w:rPr>
          <w:sz w:val="20"/>
          <w:szCs w:val="20"/>
        </w:rPr>
        <w:t xml:space="preserve">16x16 </w:t>
      </w:r>
      <w:r w:rsidR="004B7A1D" w:rsidRPr="00671EB7">
        <w:rPr>
          <w:sz w:val="20"/>
          <w:szCs w:val="20"/>
        </w:rPr>
        <w:t xml:space="preserve">pixel </w:t>
      </w:r>
      <w:r w:rsidR="00244782" w:rsidRPr="00671EB7">
        <w:rPr>
          <w:sz w:val="20"/>
          <w:szCs w:val="20"/>
        </w:rPr>
        <w:t>patch (</w:t>
      </w:r>
      <w:r w:rsidR="004B7A1D" w:rsidRPr="00671EB7">
        <w:rPr>
          <w:sz w:val="20"/>
          <w:szCs w:val="20"/>
        </w:rPr>
        <w:t>macroblock</w:t>
      </w:r>
      <w:r w:rsidR="00244782" w:rsidRPr="00671EB7">
        <w:rPr>
          <w:sz w:val="20"/>
          <w:szCs w:val="20"/>
        </w:rPr>
        <w:t>)</w:t>
      </w:r>
      <w:r w:rsidR="004B7A1D" w:rsidRPr="00671EB7">
        <w:rPr>
          <w:sz w:val="20"/>
          <w:szCs w:val="20"/>
        </w:rPr>
        <w:t xml:space="preserve">, and the data reduction is </w:t>
      </w:r>
      <w:r w:rsidR="00AF5377" w:rsidRPr="00671EB7">
        <w:rPr>
          <w:sz w:val="20"/>
          <w:szCs w:val="20"/>
        </w:rPr>
        <w:t xml:space="preserve">achieved by </w:t>
      </w:r>
      <w:r w:rsidR="004B7A1D" w:rsidRPr="00671EB7">
        <w:rPr>
          <w:sz w:val="20"/>
          <w:szCs w:val="20"/>
        </w:rPr>
        <w:t>eliminating the high-frequency terms in each macroblock</w:t>
      </w:r>
      <w:r w:rsidR="007A2719" w:rsidRPr="00671EB7">
        <w:rPr>
          <w:sz w:val="20"/>
          <w:szCs w:val="20"/>
        </w:rPr>
        <w:t xml:space="preserve"> (quantization).</w:t>
      </w:r>
      <w:r w:rsidR="008B6201" w:rsidRPr="00671EB7">
        <w:rPr>
          <w:sz w:val="20"/>
          <w:szCs w:val="20"/>
        </w:rPr>
        <w:t xml:space="preserve"> </w:t>
      </w:r>
      <w:r w:rsidR="007A2719" w:rsidRPr="00671EB7">
        <w:rPr>
          <w:sz w:val="20"/>
          <w:szCs w:val="20"/>
        </w:rPr>
        <w:t xml:space="preserve">Quantization level is mostly based on the given bandwidth in compression and it is generally a global property across blocks. But in our compression, we don’t need high quality for blocks that represents background pixels. </w:t>
      </w:r>
      <w:r w:rsidR="006C1D46" w:rsidRPr="00671EB7">
        <w:rPr>
          <w:sz w:val="20"/>
          <w:szCs w:val="20"/>
        </w:rPr>
        <w:t>Therefore o</w:t>
      </w:r>
      <w:r w:rsidR="007A2719" w:rsidRPr="00671EB7">
        <w:rPr>
          <w:sz w:val="20"/>
          <w:szCs w:val="20"/>
        </w:rPr>
        <w:t>ur</w:t>
      </w:r>
      <w:r w:rsidR="002A6379" w:rsidRPr="00671EB7">
        <w:rPr>
          <w:sz w:val="20"/>
          <w:szCs w:val="20"/>
        </w:rPr>
        <w:t xml:space="preserve"> approach assigns</w:t>
      </w:r>
      <w:r w:rsidR="00AE6C72" w:rsidRPr="00671EB7">
        <w:rPr>
          <w:sz w:val="20"/>
          <w:szCs w:val="20"/>
        </w:rPr>
        <w:t xml:space="preserve"> different </w:t>
      </w:r>
      <w:r w:rsidR="00905693" w:rsidRPr="00671EB7">
        <w:rPr>
          <w:sz w:val="20"/>
          <w:szCs w:val="20"/>
        </w:rPr>
        <w:t>quantization</w:t>
      </w:r>
      <w:r w:rsidR="00AE6C72" w:rsidRPr="00671EB7">
        <w:rPr>
          <w:sz w:val="20"/>
          <w:szCs w:val="20"/>
        </w:rPr>
        <w:t xml:space="preserve"> </w:t>
      </w:r>
      <w:r w:rsidR="00471570" w:rsidRPr="00671EB7">
        <w:rPr>
          <w:sz w:val="20"/>
          <w:szCs w:val="20"/>
        </w:rPr>
        <w:t xml:space="preserve">levels </w:t>
      </w:r>
      <w:r w:rsidR="002A6379" w:rsidRPr="00671EB7">
        <w:rPr>
          <w:sz w:val="20"/>
          <w:szCs w:val="20"/>
        </w:rPr>
        <w:t xml:space="preserve">to each block </w:t>
      </w:r>
      <w:r w:rsidR="00497F0B" w:rsidRPr="00671EB7">
        <w:rPr>
          <w:sz w:val="20"/>
          <w:szCs w:val="20"/>
        </w:rPr>
        <w:t xml:space="preserve">based </w:t>
      </w:r>
      <w:r w:rsidR="002A6379" w:rsidRPr="00671EB7">
        <w:rPr>
          <w:sz w:val="20"/>
          <w:szCs w:val="20"/>
        </w:rPr>
        <w:t>on the segmentation result</w:t>
      </w:r>
      <w:r w:rsidR="00555EC1" w:rsidRPr="00671EB7">
        <w:rPr>
          <w:sz w:val="20"/>
          <w:szCs w:val="20"/>
        </w:rPr>
        <w:t xml:space="preserve">. </w:t>
      </w:r>
      <w:r w:rsidR="006C5BFA" w:rsidRPr="00671EB7">
        <w:rPr>
          <w:sz w:val="20"/>
          <w:szCs w:val="20"/>
        </w:rPr>
        <w:t xml:space="preserve">As shown in </w:t>
      </w:r>
      <w:r w:rsidR="00A5008B" w:rsidRPr="00671EB7">
        <w:rPr>
          <w:sz w:val="20"/>
          <w:szCs w:val="20"/>
        </w:rPr>
        <w:t>Fig.</w:t>
      </w:r>
      <w:r w:rsidR="006C5BFA" w:rsidRPr="00671EB7">
        <w:rPr>
          <w:sz w:val="20"/>
          <w:szCs w:val="20"/>
        </w:rPr>
        <w:t xml:space="preserve"> 2, i</w:t>
      </w:r>
      <w:r w:rsidR="00555EC1" w:rsidRPr="00671EB7">
        <w:rPr>
          <w:sz w:val="20"/>
          <w:szCs w:val="20"/>
        </w:rPr>
        <w:t>f in one block there is one or more pixels that is classified as foreground in the binary map, we use a high quality setting (qp 0 or 1), otherwise we assign a higher qp to the block</w:t>
      </w:r>
      <w:r w:rsidR="00346B4F">
        <w:rPr>
          <w:sz w:val="20"/>
          <w:szCs w:val="20"/>
        </w:rPr>
        <w:t>.</w:t>
      </w:r>
    </w:p>
    <w:p w14:paraId="5BA68FFD" w14:textId="77777777" w:rsidR="00BD3436" w:rsidRDefault="00BD3436" w:rsidP="00FF643C">
      <w:pPr>
        <w:rPr>
          <w:sz w:val="20"/>
          <w:szCs w:val="20"/>
        </w:rPr>
      </w:pPr>
    </w:p>
    <w:p w14:paraId="6388BA68" w14:textId="0D84A112" w:rsidR="002A77D1" w:rsidRDefault="002A77D1" w:rsidP="00154A8C">
      <w:pPr>
        <w:jc w:val="center"/>
        <w:rPr>
          <w:sz w:val="20"/>
          <w:szCs w:val="20"/>
        </w:rPr>
      </w:pPr>
      <w:r w:rsidRPr="00154A8C">
        <w:rPr>
          <w:noProof/>
          <w:sz w:val="20"/>
          <w:szCs w:val="20"/>
        </w:rPr>
        <w:lastRenderedPageBreak/>
        <w:drawing>
          <wp:inline distT="0" distB="0" distL="0" distR="0" wp14:anchorId="3423ED81" wp14:editId="13BE68C2">
            <wp:extent cx="5322845" cy="1322938"/>
            <wp:effectExtent l="0" t="0" r="1143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rotWithShape="1">
                    <a:blip r:embed="rId12">
                      <a:extLst>
                        <a:ext uri="{28A0092B-C50C-407E-A947-70E740481C1C}">
                          <a14:useLocalDpi xmlns:a14="http://schemas.microsoft.com/office/drawing/2010/main" val="0"/>
                        </a:ext>
                      </a:extLst>
                    </a:blip>
                    <a:srcRect l="11222" t="26004" r="11051" b="25685"/>
                    <a:stretch/>
                  </pic:blipFill>
                  <pic:spPr bwMode="auto">
                    <a:xfrm>
                      <a:off x="0" y="0"/>
                      <a:ext cx="5326558" cy="1323861"/>
                    </a:xfrm>
                    <a:prstGeom prst="rect">
                      <a:avLst/>
                    </a:prstGeom>
                    <a:ln>
                      <a:noFill/>
                    </a:ln>
                    <a:extLst>
                      <a:ext uri="{53640926-AAD7-44d8-BBD7-CCE9431645EC}">
                        <a14:shadowObscured xmlns:a14="http://schemas.microsoft.com/office/drawing/2010/main"/>
                      </a:ext>
                    </a:extLst>
                  </pic:spPr>
                </pic:pic>
              </a:graphicData>
            </a:graphic>
          </wp:inline>
        </w:drawing>
      </w:r>
    </w:p>
    <w:p w14:paraId="0773AEE8" w14:textId="6D5A5CC4" w:rsidR="00D20708" w:rsidRPr="00671EB7" w:rsidRDefault="00D20708" w:rsidP="00154A8C">
      <w:pPr>
        <w:jc w:val="center"/>
        <w:rPr>
          <w:sz w:val="20"/>
          <w:szCs w:val="20"/>
        </w:rPr>
      </w:pPr>
      <w:r>
        <w:rPr>
          <w:sz w:val="20"/>
          <w:szCs w:val="20"/>
        </w:rPr>
        <w:t xml:space="preserve">    a)                                          b)                                             c)                                             d)</w:t>
      </w:r>
    </w:p>
    <w:p w14:paraId="37C9BBEB" w14:textId="77777777" w:rsidR="00A54D85" w:rsidRPr="00671EB7" w:rsidRDefault="00A54D85" w:rsidP="00FF643C">
      <w:pPr>
        <w:rPr>
          <w:sz w:val="20"/>
          <w:szCs w:val="20"/>
        </w:rPr>
      </w:pPr>
    </w:p>
    <w:p w14:paraId="06B3D23C" w14:textId="4F64FFF0" w:rsidR="006C5BFA" w:rsidRPr="00671EB7" w:rsidRDefault="00A5008B" w:rsidP="006C1BCA">
      <w:pPr>
        <w:jc w:val="center"/>
        <w:rPr>
          <w:sz w:val="20"/>
          <w:szCs w:val="20"/>
        </w:rPr>
      </w:pPr>
      <w:r w:rsidRPr="00671EB7">
        <w:rPr>
          <w:sz w:val="20"/>
          <w:szCs w:val="20"/>
        </w:rPr>
        <w:t xml:space="preserve">Fig. 2. </w:t>
      </w:r>
      <w:r w:rsidR="00E36E91" w:rsidRPr="00671EB7">
        <w:rPr>
          <w:sz w:val="20"/>
          <w:szCs w:val="20"/>
        </w:rPr>
        <w:t>L</w:t>
      </w:r>
      <w:r w:rsidRPr="00671EB7">
        <w:rPr>
          <w:sz w:val="20"/>
          <w:szCs w:val="20"/>
        </w:rPr>
        <w:t>eft</w:t>
      </w:r>
      <w:r w:rsidR="00E36E91">
        <w:rPr>
          <w:sz w:val="20"/>
          <w:szCs w:val="20"/>
        </w:rPr>
        <w:t xml:space="preserve"> to right</w:t>
      </w:r>
      <w:r w:rsidRPr="00671EB7">
        <w:rPr>
          <w:sz w:val="20"/>
          <w:szCs w:val="20"/>
        </w:rPr>
        <w:t>:</w:t>
      </w:r>
      <w:r w:rsidR="00D20708">
        <w:rPr>
          <w:sz w:val="20"/>
          <w:szCs w:val="20"/>
        </w:rPr>
        <w:t xml:space="preserve"> a)</w:t>
      </w:r>
      <w:r w:rsidRPr="00671EB7">
        <w:rPr>
          <w:sz w:val="20"/>
          <w:szCs w:val="20"/>
        </w:rPr>
        <w:t xml:space="preserve"> </w:t>
      </w:r>
      <w:r w:rsidR="00E36E91">
        <w:rPr>
          <w:sz w:val="20"/>
          <w:szCs w:val="20"/>
        </w:rPr>
        <w:t xml:space="preserve">the starting position of the bead in the video and its moving trajectory; </w:t>
      </w:r>
      <w:r w:rsidR="00D20708">
        <w:rPr>
          <w:sz w:val="20"/>
          <w:szCs w:val="20"/>
        </w:rPr>
        <w:t xml:space="preserve">b) </w:t>
      </w:r>
      <w:r w:rsidR="00E36E91">
        <w:rPr>
          <w:sz w:val="20"/>
          <w:szCs w:val="20"/>
        </w:rPr>
        <w:t>the resulting binary map;</w:t>
      </w:r>
      <w:r w:rsidR="00D20708">
        <w:rPr>
          <w:sz w:val="20"/>
          <w:szCs w:val="20"/>
        </w:rPr>
        <w:t xml:space="preserve"> c) illustration of</w:t>
      </w:r>
      <w:r w:rsidR="00E36E91">
        <w:rPr>
          <w:sz w:val="20"/>
          <w:szCs w:val="20"/>
        </w:rPr>
        <w:t xml:space="preserve"> the macroblock</w:t>
      </w:r>
      <w:r w:rsidR="00D20708">
        <w:rPr>
          <w:sz w:val="20"/>
          <w:szCs w:val="20"/>
        </w:rPr>
        <w:t xml:space="preserve">s </w:t>
      </w:r>
      <w:r w:rsidR="00D20708">
        <w:rPr>
          <w:rFonts w:hint="eastAsia"/>
          <w:sz w:val="20"/>
          <w:szCs w:val="20"/>
          <w:lang w:eastAsia="zh-CN"/>
        </w:rPr>
        <w:t>that</w:t>
      </w:r>
      <w:r w:rsidR="00D20708">
        <w:rPr>
          <w:sz w:val="20"/>
          <w:szCs w:val="20"/>
          <w:lang w:eastAsia="zh-CN"/>
        </w:rPr>
        <w:t xml:space="preserve"> covers the frame, the shadowed blocks are marked as foreground; d) the resulting binary macroblock foreground/background labeling map</w:t>
      </w:r>
    </w:p>
    <w:p w14:paraId="1AA14899" w14:textId="77777777" w:rsidR="003427D5" w:rsidRPr="00671EB7" w:rsidRDefault="003427D5" w:rsidP="00FF643C">
      <w:pPr>
        <w:rPr>
          <w:sz w:val="20"/>
          <w:szCs w:val="20"/>
        </w:rPr>
      </w:pPr>
    </w:p>
    <w:p w14:paraId="1BB0E43F" w14:textId="5DB3A892" w:rsidR="007253C2" w:rsidRPr="00671EB7" w:rsidRDefault="00822C3E" w:rsidP="00FF643C">
      <w:pPr>
        <w:rPr>
          <w:sz w:val="20"/>
          <w:szCs w:val="20"/>
        </w:rPr>
      </w:pPr>
      <w:r w:rsidRPr="00671EB7">
        <w:rPr>
          <w:sz w:val="20"/>
          <w:szCs w:val="20"/>
        </w:rPr>
        <w:t xml:space="preserve">One may also </w:t>
      </w:r>
      <w:r w:rsidR="00512132" w:rsidRPr="00671EB7">
        <w:rPr>
          <w:sz w:val="20"/>
          <w:szCs w:val="20"/>
        </w:rPr>
        <w:t xml:space="preserve">consider </w:t>
      </w:r>
      <w:r w:rsidR="00B63D4D" w:rsidRPr="00671EB7">
        <w:rPr>
          <w:sz w:val="20"/>
          <w:szCs w:val="20"/>
        </w:rPr>
        <w:t>combin</w:t>
      </w:r>
      <w:r w:rsidR="00AD1412" w:rsidRPr="00671EB7">
        <w:rPr>
          <w:sz w:val="20"/>
          <w:szCs w:val="20"/>
        </w:rPr>
        <w:t>ing</w:t>
      </w:r>
      <w:r w:rsidR="00B63D4D" w:rsidRPr="00671EB7">
        <w:rPr>
          <w:sz w:val="20"/>
          <w:szCs w:val="20"/>
        </w:rPr>
        <w:t xml:space="preserve"> the two variations: </w:t>
      </w:r>
      <w:r w:rsidR="00EE41AB" w:rsidRPr="00671EB7">
        <w:rPr>
          <w:sz w:val="20"/>
          <w:szCs w:val="20"/>
        </w:rPr>
        <w:t xml:space="preserve">averaging the background </w:t>
      </w:r>
      <w:r w:rsidR="00854278" w:rsidRPr="00671EB7">
        <w:rPr>
          <w:sz w:val="20"/>
          <w:szCs w:val="20"/>
        </w:rPr>
        <w:t xml:space="preserve">and </w:t>
      </w:r>
      <w:r w:rsidR="003B7FFA" w:rsidRPr="00671EB7">
        <w:rPr>
          <w:sz w:val="20"/>
          <w:szCs w:val="20"/>
        </w:rPr>
        <w:t xml:space="preserve">do a </w:t>
      </w:r>
      <w:r w:rsidR="00CC1387" w:rsidRPr="00671EB7">
        <w:rPr>
          <w:sz w:val="20"/>
          <w:szCs w:val="20"/>
        </w:rPr>
        <w:t>custom</w:t>
      </w:r>
      <w:r w:rsidR="00B97744" w:rsidRPr="00671EB7">
        <w:rPr>
          <w:sz w:val="20"/>
          <w:szCs w:val="20"/>
        </w:rPr>
        <w:t>ized qp</w:t>
      </w:r>
      <w:r w:rsidR="00CC1387" w:rsidRPr="00671EB7">
        <w:rPr>
          <w:sz w:val="20"/>
          <w:szCs w:val="20"/>
        </w:rPr>
        <w:t xml:space="preserve"> assign</w:t>
      </w:r>
      <w:r w:rsidR="00B97744" w:rsidRPr="00671EB7">
        <w:rPr>
          <w:sz w:val="20"/>
          <w:szCs w:val="20"/>
        </w:rPr>
        <w:t>ment in</w:t>
      </w:r>
      <w:r w:rsidR="00AD1412" w:rsidRPr="00671EB7">
        <w:rPr>
          <w:sz w:val="20"/>
          <w:szCs w:val="20"/>
        </w:rPr>
        <w:t xml:space="preserve"> </w:t>
      </w:r>
      <w:r w:rsidR="00007D68" w:rsidRPr="00671EB7">
        <w:rPr>
          <w:sz w:val="20"/>
          <w:szCs w:val="20"/>
        </w:rPr>
        <w:t xml:space="preserve">compression. However, </w:t>
      </w:r>
      <w:r w:rsidR="006F0F1A" w:rsidRPr="00671EB7">
        <w:rPr>
          <w:sz w:val="20"/>
          <w:szCs w:val="20"/>
        </w:rPr>
        <w:t xml:space="preserve">experiments showed that </w:t>
      </w:r>
      <w:r w:rsidR="004D2E5B" w:rsidRPr="00671EB7">
        <w:rPr>
          <w:sz w:val="20"/>
          <w:szCs w:val="20"/>
        </w:rPr>
        <w:t>this combination does not yield a smaller compression size</w:t>
      </w:r>
      <w:r w:rsidR="00B97744" w:rsidRPr="00671EB7">
        <w:rPr>
          <w:sz w:val="20"/>
          <w:szCs w:val="20"/>
        </w:rPr>
        <w:t>. What’s more</w:t>
      </w:r>
      <w:r w:rsidR="00CA1B39" w:rsidRPr="00671EB7">
        <w:rPr>
          <w:sz w:val="20"/>
          <w:szCs w:val="20"/>
        </w:rPr>
        <w:t xml:space="preserve"> it even makes the compressed video larger. </w:t>
      </w:r>
      <w:r w:rsidR="00A354BC" w:rsidRPr="00671EB7">
        <w:rPr>
          <w:sz w:val="20"/>
          <w:szCs w:val="20"/>
        </w:rPr>
        <w:t xml:space="preserve">The reason may be that the </w:t>
      </w:r>
      <w:r w:rsidR="0066342D" w:rsidRPr="00671EB7">
        <w:rPr>
          <w:sz w:val="20"/>
          <w:szCs w:val="20"/>
        </w:rPr>
        <w:t xml:space="preserve">artificial </w:t>
      </w:r>
      <w:r w:rsidR="007C10FC" w:rsidRPr="00671EB7">
        <w:rPr>
          <w:sz w:val="20"/>
          <w:szCs w:val="20"/>
        </w:rPr>
        <w:t>edge</w:t>
      </w:r>
      <w:r w:rsidR="00EF0AC5" w:rsidRPr="00671EB7">
        <w:rPr>
          <w:sz w:val="20"/>
          <w:szCs w:val="20"/>
        </w:rPr>
        <w:t>s</w:t>
      </w:r>
      <w:r w:rsidR="007C10FC" w:rsidRPr="00671EB7">
        <w:rPr>
          <w:sz w:val="20"/>
          <w:szCs w:val="20"/>
        </w:rPr>
        <w:t xml:space="preserve"> introduced by </w:t>
      </w:r>
      <w:r w:rsidR="0066342D" w:rsidRPr="00671EB7">
        <w:rPr>
          <w:sz w:val="20"/>
          <w:szCs w:val="20"/>
        </w:rPr>
        <w:t xml:space="preserve">the first </w:t>
      </w:r>
      <w:r w:rsidR="00EF0AC5" w:rsidRPr="00671EB7">
        <w:rPr>
          <w:sz w:val="20"/>
          <w:szCs w:val="20"/>
        </w:rPr>
        <w:t>stage are</w:t>
      </w:r>
      <w:r w:rsidR="003529B9" w:rsidRPr="00671EB7">
        <w:rPr>
          <w:sz w:val="20"/>
          <w:szCs w:val="20"/>
        </w:rPr>
        <w:t xml:space="preserve"> not </w:t>
      </w:r>
      <w:r w:rsidR="00EF0AC5" w:rsidRPr="00671EB7">
        <w:rPr>
          <w:sz w:val="20"/>
          <w:szCs w:val="20"/>
        </w:rPr>
        <w:t xml:space="preserve">usually well aligned with </w:t>
      </w:r>
      <w:r w:rsidR="003529B9" w:rsidRPr="00671EB7">
        <w:rPr>
          <w:sz w:val="20"/>
          <w:szCs w:val="20"/>
        </w:rPr>
        <w:t xml:space="preserve">the </w:t>
      </w:r>
      <w:r w:rsidR="00EF0AC5" w:rsidRPr="00671EB7">
        <w:rPr>
          <w:sz w:val="20"/>
          <w:szCs w:val="20"/>
        </w:rPr>
        <w:t>macroblock boundaries</w:t>
      </w:r>
      <w:r w:rsidR="003D6692" w:rsidRPr="00671EB7">
        <w:rPr>
          <w:sz w:val="20"/>
          <w:szCs w:val="20"/>
        </w:rPr>
        <w:t>, or it</w:t>
      </w:r>
      <w:r w:rsidR="00EF0AC5" w:rsidRPr="00671EB7">
        <w:rPr>
          <w:sz w:val="20"/>
          <w:szCs w:val="20"/>
        </w:rPr>
        <w:t xml:space="preserve"> is </w:t>
      </w:r>
      <w:r w:rsidR="003D6692" w:rsidRPr="00671EB7">
        <w:rPr>
          <w:sz w:val="20"/>
          <w:szCs w:val="20"/>
        </w:rPr>
        <w:t xml:space="preserve">not </w:t>
      </w:r>
      <w:r w:rsidR="00EF0AC5" w:rsidRPr="00671EB7">
        <w:rPr>
          <w:sz w:val="20"/>
          <w:szCs w:val="20"/>
        </w:rPr>
        <w:t>well align</w:t>
      </w:r>
      <w:r w:rsidR="00AA2F12" w:rsidRPr="00671EB7">
        <w:rPr>
          <w:sz w:val="20"/>
          <w:szCs w:val="20"/>
        </w:rPr>
        <w:t>ed with the prediction model inside</w:t>
      </w:r>
      <w:r w:rsidR="00C26564" w:rsidRPr="00671EB7">
        <w:rPr>
          <w:sz w:val="20"/>
          <w:szCs w:val="20"/>
        </w:rPr>
        <w:t xml:space="preserve"> H.264.</w:t>
      </w:r>
      <w:r w:rsidR="007253C2" w:rsidRPr="00671EB7">
        <w:rPr>
          <w:sz w:val="20"/>
          <w:szCs w:val="20"/>
        </w:rPr>
        <w:t xml:space="preserve"> </w:t>
      </w:r>
      <w:r w:rsidR="00817CDA" w:rsidRPr="00671EB7">
        <w:rPr>
          <w:sz w:val="20"/>
          <w:szCs w:val="20"/>
        </w:rPr>
        <w:t xml:space="preserve"> This makes the video harder to compress</w:t>
      </w:r>
      <w:r w:rsidR="00B052FC" w:rsidRPr="00671EB7">
        <w:rPr>
          <w:sz w:val="20"/>
          <w:szCs w:val="20"/>
        </w:rPr>
        <w:t>.</w:t>
      </w:r>
    </w:p>
    <w:p w14:paraId="2DDA7D23" w14:textId="77777777" w:rsidR="00FF643C" w:rsidRPr="00671EB7" w:rsidRDefault="00FF643C" w:rsidP="00FF643C">
      <w:pPr>
        <w:rPr>
          <w:b/>
          <w:sz w:val="20"/>
          <w:szCs w:val="20"/>
          <w:lang w:eastAsia="zh-CN"/>
        </w:rPr>
      </w:pPr>
    </w:p>
    <w:p w14:paraId="31FF799D" w14:textId="78CD6AE8" w:rsidR="00FF643C" w:rsidRPr="00671EB7" w:rsidDel="00D84E8A" w:rsidRDefault="00901C5B" w:rsidP="00FF643C">
      <w:pPr>
        <w:rPr>
          <w:del w:id="31" w:author="Chong Shao" w:date="2016-12-23T16:37:00Z"/>
          <w:b/>
          <w:sz w:val="20"/>
          <w:szCs w:val="20"/>
          <w:lang w:eastAsia="zh-CN"/>
        </w:rPr>
      </w:pPr>
      <w:r w:rsidRPr="00671EB7">
        <w:rPr>
          <w:b/>
          <w:sz w:val="20"/>
          <w:szCs w:val="20"/>
          <w:lang w:eastAsia="zh-CN"/>
        </w:rPr>
        <w:t xml:space="preserve">2.3 </w:t>
      </w:r>
      <w:r w:rsidR="00FF643C" w:rsidRPr="00671EB7">
        <w:rPr>
          <w:b/>
          <w:sz w:val="20"/>
          <w:szCs w:val="20"/>
          <w:lang w:eastAsia="zh-CN"/>
        </w:rPr>
        <w:t xml:space="preserve">Post Processing Stage </w:t>
      </w:r>
    </w:p>
    <w:p w14:paraId="30E943F8" w14:textId="77777777" w:rsidR="00FF643C" w:rsidRPr="00671EB7" w:rsidRDefault="00FF643C" w:rsidP="00FF643C">
      <w:pPr>
        <w:rPr>
          <w:sz w:val="20"/>
          <w:szCs w:val="20"/>
          <w:lang w:eastAsia="zh-CN"/>
        </w:rPr>
      </w:pPr>
    </w:p>
    <w:p w14:paraId="55C5B570" w14:textId="0693C172" w:rsidR="008E609E" w:rsidRPr="00671EB7" w:rsidRDefault="009C466C" w:rsidP="00DC1307">
      <w:pPr>
        <w:rPr>
          <w:sz w:val="20"/>
          <w:szCs w:val="20"/>
          <w:lang w:eastAsia="zh-CN"/>
        </w:rPr>
      </w:pPr>
      <w:r w:rsidRPr="00671EB7">
        <w:rPr>
          <w:sz w:val="20"/>
          <w:szCs w:val="20"/>
          <w:lang w:eastAsia="zh-CN"/>
        </w:rPr>
        <w:t>Ideally,</w:t>
      </w:r>
      <w:r w:rsidR="003A0426" w:rsidRPr="00671EB7">
        <w:rPr>
          <w:sz w:val="20"/>
          <w:szCs w:val="20"/>
          <w:lang w:eastAsia="zh-CN"/>
        </w:rPr>
        <w:t xml:space="preserve"> </w:t>
      </w:r>
      <w:r w:rsidR="0057232C" w:rsidRPr="00671EB7">
        <w:rPr>
          <w:sz w:val="20"/>
          <w:szCs w:val="20"/>
          <w:lang w:eastAsia="zh-CN"/>
        </w:rPr>
        <w:t xml:space="preserve">in the segmentation stage, </w:t>
      </w:r>
      <w:r w:rsidR="000861E6" w:rsidRPr="00671EB7">
        <w:rPr>
          <w:sz w:val="20"/>
          <w:szCs w:val="20"/>
          <w:lang w:eastAsia="zh-CN"/>
        </w:rPr>
        <w:t xml:space="preserve">all </w:t>
      </w:r>
      <w:r w:rsidR="005C5A5B" w:rsidRPr="00671EB7">
        <w:rPr>
          <w:sz w:val="20"/>
          <w:szCs w:val="20"/>
          <w:lang w:eastAsia="zh-CN"/>
        </w:rPr>
        <w:t>pixel</w:t>
      </w:r>
      <w:r w:rsidR="00876E58" w:rsidRPr="00671EB7">
        <w:rPr>
          <w:sz w:val="20"/>
          <w:szCs w:val="20"/>
          <w:lang w:eastAsia="zh-CN"/>
        </w:rPr>
        <w:t xml:space="preserve">s that are used for analysis should be </w:t>
      </w:r>
      <w:r w:rsidR="000F7D03" w:rsidRPr="00671EB7">
        <w:rPr>
          <w:sz w:val="20"/>
          <w:szCs w:val="20"/>
          <w:lang w:eastAsia="zh-CN"/>
        </w:rPr>
        <w:t>classified as foreground</w:t>
      </w:r>
      <w:r w:rsidR="00BB229E" w:rsidRPr="00671EB7">
        <w:rPr>
          <w:sz w:val="20"/>
          <w:szCs w:val="20"/>
          <w:lang w:eastAsia="zh-CN"/>
        </w:rPr>
        <w:t xml:space="preserve">. </w:t>
      </w:r>
      <w:r w:rsidR="002C31AD" w:rsidRPr="00671EB7">
        <w:rPr>
          <w:sz w:val="20"/>
          <w:szCs w:val="20"/>
          <w:lang w:eastAsia="zh-CN"/>
        </w:rPr>
        <w:t>However</w:t>
      </w:r>
      <w:r w:rsidR="0056076C" w:rsidRPr="00671EB7">
        <w:rPr>
          <w:sz w:val="20"/>
          <w:szCs w:val="20"/>
          <w:lang w:eastAsia="zh-CN"/>
        </w:rPr>
        <w:t xml:space="preserve"> this is not always the case due to the </w:t>
      </w:r>
      <w:r w:rsidR="00FF3154" w:rsidRPr="00671EB7">
        <w:rPr>
          <w:sz w:val="20"/>
          <w:szCs w:val="20"/>
          <w:lang w:eastAsia="zh-CN"/>
        </w:rPr>
        <w:t xml:space="preserve">limitation </w:t>
      </w:r>
      <w:r w:rsidR="0082401D" w:rsidRPr="00671EB7">
        <w:rPr>
          <w:sz w:val="20"/>
          <w:szCs w:val="20"/>
          <w:lang w:eastAsia="zh-CN"/>
        </w:rPr>
        <w:t>of the correlation-</w:t>
      </w:r>
      <w:r w:rsidR="00FF3154" w:rsidRPr="00671EB7">
        <w:rPr>
          <w:sz w:val="20"/>
          <w:szCs w:val="20"/>
          <w:lang w:eastAsia="zh-CN"/>
        </w:rPr>
        <w:t xml:space="preserve">based segmentation method. </w:t>
      </w:r>
      <w:r w:rsidR="0065492A" w:rsidRPr="00671EB7">
        <w:rPr>
          <w:sz w:val="20"/>
          <w:szCs w:val="20"/>
          <w:lang w:eastAsia="zh-CN"/>
        </w:rPr>
        <w:t>T</w:t>
      </w:r>
      <w:r w:rsidR="0069401A" w:rsidRPr="00671EB7">
        <w:rPr>
          <w:sz w:val="20"/>
          <w:szCs w:val="20"/>
          <w:lang w:eastAsia="zh-CN"/>
        </w:rPr>
        <w:t xml:space="preserve">here are two possible ways to address this problem. </w:t>
      </w:r>
      <w:r w:rsidR="00980858" w:rsidRPr="00671EB7">
        <w:rPr>
          <w:sz w:val="20"/>
          <w:szCs w:val="20"/>
          <w:lang w:eastAsia="zh-CN"/>
        </w:rPr>
        <w:t xml:space="preserve">First, one can </w:t>
      </w:r>
      <w:r w:rsidR="005F1BB5" w:rsidRPr="00671EB7">
        <w:rPr>
          <w:sz w:val="20"/>
          <w:szCs w:val="20"/>
          <w:lang w:eastAsia="zh-CN"/>
        </w:rPr>
        <w:t>make a conservative estimation on the segmentation result by either lower</w:t>
      </w:r>
      <w:r w:rsidR="000B1BF6">
        <w:rPr>
          <w:sz w:val="20"/>
          <w:szCs w:val="20"/>
          <w:lang w:eastAsia="zh-CN"/>
        </w:rPr>
        <w:t>ing</w:t>
      </w:r>
      <w:r w:rsidR="005F1BB5" w:rsidRPr="00671EB7">
        <w:rPr>
          <w:sz w:val="20"/>
          <w:szCs w:val="20"/>
          <w:lang w:eastAsia="zh-CN"/>
        </w:rPr>
        <w:t xml:space="preserve"> the threshold on correlation-based scores or expanding the foreground regions [1]. </w:t>
      </w:r>
      <w:del w:id="32" w:author="Chong Shao" w:date="2016-10-30T15:50:00Z">
        <w:r w:rsidR="00CE70CF" w:rsidRPr="00671EB7" w:rsidDel="00046CD4">
          <w:rPr>
            <w:sz w:val="20"/>
            <w:szCs w:val="20"/>
            <w:lang w:eastAsia="zh-CN"/>
          </w:rPr>
          <w:delText xml:space="preserve">One </w:delText>
        </w:r>
        <w:r w:rsidR="005F1BB5" w:rsidRPr="00671EB7" w:rsidDel="00046CD4">
          <w:rPr>
            <w:sz w:val="20"/>
            <w:szCs w:val="20"/>
            <w:lang w:eastAsia="zh-CN"/>
          </w:rPr>
          <w:delText>alternative solution</w:delText>
        </w:r>
      </w:del>
      <w:ins w:id="33" w:author="Chong Shao" w:date="2016-10-30T15:50:00Z">
        <w:r w:rsidR="00046CD4">
          <w:rPr>
            <w:sz w:val="20"/>
            <w:szCs w:val="20"/>
            <w:lang w:eastAsia="zh-CN"/>
          </w:rPr>
          <w:t>The new approach</w:t>
        </w:r>
      </w:ins>
      <w:r w:rsidR="005F1BB5" w:rsidRPr="00671EB7">
        <w:rPr>
          <w:sz w:val="20"/>
          <w:szCs w:val="20"/>
          <w:lang w:eastAsia="zh-CN"/>
        </w:rPr>
        <w:t xml:space="preserve"> is to </w:t>
      </w:r>
      <w:r w:rsidR="0061239D" w:rsidRPr="00671EB7">
        <w:rPr>
          <w:sz w:val="20"/>
          <w:szCs w:val="20"/>
          <w:lang w:eastAsia="zh-CN"/>
        </w:rPr>
        <w:t>estimate</w:t>
      </w:r>
      <w:r w:rsidR="00FF0BFA" w:rsidRPr="00671EB7">
        <w:rPr>
          <w:sz w:val="20"/>
          <w:szCs w:val="20"/>
          <w:lang w:eastAsia="zh-CN"/>
        </w:rPr>
        <w:t xml:space="preserve"> the </w:t>
      </w:r>
      <w:r w:rsidR="006178BF" w:rsidRPr="00671EB7">
        <w:rPr>
          <w:sz w:val="20"/>
          <w:szCs w:val="20"/>
          <w:lang w:eastAsia="zh-CN"/>
        </w:rPr>
        <w:t xml:space="preserve">distribution </w:t>
      </w:r>
      <w:r w:rsidR="00856158" w:rsidRPr="00671EB7">
        <w:rPr>
          <w:sz w:val="20"/>
          <w:szCs w:val="20"/>
          <w:lang w:eastAsia="zh-CN"/>
        </w:rPr>
        <w:t xml:space="preserve">of background noise </w:t>
      </w:r>
      <w:r w:rsidR="00DC26C3" w:rsidRPr="00671EB7">
        <w:rPr>
          <w:sz w:val="20"/>
          <w:szCs w:val="20"/>
          <w:lang w:eastAsia="zh-CN"/>
        </w:rPr>
        <w:t>in the original video</w:t>
      </w:r>
      <w:r w:rsidR="001A7711" w:rsidRPr="00671EB7">
        <w:rPr>
          <w:sz w:val="20"/>
          <w:szCs w:val="20"/>
          <w:lang w:eastAsia="zh-CN"/>
        </w:rPr>
        <w:t>, and</w:t>
      </w:r>
      <w:r w:rsidR="00034FFA" w:rsidRPr="00671EB7">
        <w:rPr>
          <w:sz w:val="20"/>
          <w:szCs w:val="20"/>
          <w:lang w:eastAsia="zh-CN"/>
        </w:rPr>
        <w:t xml:space="preserve"> to</w:t>
      </w:r>
      <w:r w:rsidR="001A7711" w:rsidRPr="00671EB7">
        <w:rPr>
          <w:sz w:val="20"/>
          <w:szCs w:val="20"/>
          <w:lang w:eastAsia="zh-CN"/>
        </w:rPr>
        <w:t xml:space="preserve"> add the synthesized noise into the compressed </w:t>
      </w:r>
      <w:r w:rsidR="00A842EB" w:rsidRPr="00671EB7">
        <w:rPr>
          <w:sz w:val="20"/>
          <w:szCs w:val="20"/>
          <w:lang w:eastAsia="zh-CN"/>
        </w:rPr>
        <w:t>video</w:t>
      </w:r>
      <w:r w:rsidR="001A7711" w:rsidRPr="00671EB7">
        <w:rPr>
          <w:sz w:val="20"/>
          <w:szCs w:val="20"/>
          <w:lang w:eastAsia="zh-CN"/>
        </w:rPr>
        <w:t xml:space="preserve">. </w:t>
      </w:r>
      <w:r w:rsidR="00194FC8" w:rsidRPr="00671EB7">
        <w:rPr>
          <w:sz w:val="20"/>
          <w:szCs w:val="20"/>
          <w:lang w:eastAsia="zh-CN"/>
        </w:rPr>
        <w:t>This process is the</w:t>
      </w:r>
      <w:r w:rsidR="00A05E9F" w:rsidRPr="00671EB7">
        <w:rPr>
          <w:sz w:val="20"/>
          <w:szCs w:val="20"/>
          <w:lang w:eastAsia="zh-CN"/>
        </w:rPr>
        <w:t xml:space="preserve"> </w:t>
      </w:r>
      <w:r w:rsidR="00C85C20" w:rsidRPr="00671EB7">
        <w:rPr>
          <w:sz w:val="20"/>
          <w:szCs w:val="20"/>
          <w:lang w:eastAsia="zh-CN"/>
        </w:rPr>
        <w:t>post</w:t>
      </w:r>
      <w:r w:rsidR="00053C83" w:rsidRPr="00671EB7">
        <w:rPr>
          <w:sz w:val="20"/>
          <w:szCs w:val="20"/>
          <w:lang w:eastAsia="zh-CN"/>
        </w:rPr>
        <w:t xml:space="preserve">-processing stage of our method. </w:t>
      </w:r>
      <w:r w:rsidR="007B08AA" w:rsidRPr="00671EB7">
        <w:rPr>
          <w:sz w:val="20"/>
          <w:szCs w:val="20"/>
          <w:lang w:eastAsia="zh-CN"/>
        </w:rPr>
        <w:t xml:space="preserve">One can estimate the noise statistics and store the noise parameters. </w:t>
      </w:r>
      <w:r w:rsidR="00014BC1" w:rsidRPr="00671EB7">
        <w:rPr>
          <w:sz w:val="20"/>
          <w:szCs w:val="20"/>
          <w:lang w:eastAsia="zh-CN"/>
        </w:rPr>
        <w:t xml:space="preserve">In consuming the video, </w:t>
      </w:r>
      <w:r w:rsidR="002127D8" w:rsidRPr="00671EB7">
        <w:rPr>
          <w:sz w:val="20"/>
          <w:szCs w:val="20"/>
          <w:lang w:eastAsia="zh-CN"/>
        </w:rPr>
        <w:t>the noise can be generated and added back into the video in a</w:t>
      </w:r>
      <w:r w:rsidR="008F0591" w:rsidRPr="00671EB7">
        <w:rPr>
          <w:sz w:val="20"/>
          <w:szCs w:val="20"/>
          <w:lang w:eastAsia="zh-CN"/>
        </w:rPr>
        <w:t>n</w:t>
      </w:r>
      <w:r w:rsidR="002127D8" w:rsidRPr="00671EB7">
        <w:rPr>
          <w:sz w:val="20"/>
          <w:szCs w:val="20"/>
          <w:lang w:eastAsia="zh-CN"/>
        </w:rPr>
        <w:t xml:space="preserve"> on-line fashion. Therefore it does not require much additional storage space. </w:t>
      </w:r>
    </w:p>
    <w:p w14:paraId="002EAF79" w14:textId="77777777" w:rsidR="00D16250" w:rsidRPr="00671EB7" w:rsidRDefault="00D16250" w:rsidP="00FF643C">
      <w:pPr>
        <w:rPr>
          <w:sz w:val="20"/>
          <w:szCs w:val="20"/>
          <w:lang w:eastAsia="zh-CN"/>
        </w:rPr>
      </w:pPr>
    </w:p>
    <w:p w14:paraId="596D021E" w14:textId="5473839C" w:rsidR="00473184" w:rsidRDefault="00BC1873" w:rsidP="00411B9E">
      <w:pPr>
        <w:jc w:val="center"/>
        <w:rPr>
          <w:rFonts w:ascii="Times New Roman" w:hAnsi="Times New Roman" w:cs="Times New Roman"/>
          <w:sz w:val="20"/>
          <w:szCs w:val="20"/>
        </w:rPr>
      </w:pPr>
      <m:oMath>
        <m:r>
          <w:rPr>
            <w:rFonts w:ascii="Cambria Math" w:hAnsi="Cambria Math" w:cs="Times New Roman"/>
            <w:sz w:val="20"/>
            <w:szCs w:val="20"/>
          </w:rPr>
          <m:t>N</m:t>
        </m:r>
        <m:d>
          <m:dPr>
            <m:ctrlPr>
              <w:rPr>
                <w:rFonts w:ascii="Cambria Math" w:hAnsi="Cambria Math" w:cs="Times New Roman"/>
                <w:i/>
                <w:sz w:val="20"/>
                <w:szCs w:val="20"/>
              </w:rPr>
            </m:ctrlPr>
          </m:dPr>
          <m:e>
            <m:r>
              <w:rPr>
                <w:rFonts w:ascii="Cambria Math" w:hAnsi="Cambria Math" w:cs="Times New Roman"/>
                <w:sz w:val="20"/>
                <w:szCs w:val="20"/>
              </w:rPr>
              <m:t>0,σ</m:t>
            </m:r>
          </m:e>
        </m:d>
        <m:r>
          <w:rPr>
            <w:rFonts w:ascii="Cambria Math" w:hAnsi="Cambria Math" w:cs="Times New Roman"/>
            <w:sz w:val="20"/>
            <w:szCs w:val="20"/>
          </w:rPr>
          <m:t>+ P(λ)</m:t>
        </m:r>
      </m:oMath>
      <w:r>
        <w:rPr>
          <w:rFonts w:ascii="Times New Roman" w:hAnsi="Times New Roman" w:cs="Times New Roman"/>
          <w:sz w:val="20"/>
          <w:szCs w:val="20"/>
        </w:rPr>
        <w:t xml:space="preserve">       [</w:t>
      </w:r>
      <w:r w:rsidR="007A7A36">
        <w:rPr>
          <w:rFonts w:ascii="Times New Roman" w:hAnsi="Times New Roman" w:cs="Times New Roman"/>
          <w:sz w:val="20"/>
          <w:szCs w:val="20"/>
        </w:rPr>
        <w:t>Eq. 2</w:t>
      </w:r>
      <w:r>
        <w:rPr>
          <w:rFonts w:ascii="Times New Roman" w:hAnsi="Times New Roman" w:cs="Times New Roman"/>
          <w:sz w:val="20"/>
          <w:szCs w:val="20"/>
        </w:rPr>
        <w:t>]</w:t>
      </w:r>
    </w:p>
    <w:p w14:paraId="36E2EF53" w14:textId="77777777" w:rsidR="00D16250" w:rsidRPr="00671EB7" w:rsidRDefault="00D16250" w:rsidP="00FF643C">
      <w:pPr>
        <w:rPr>
          <w:sz w:val="20"/>
          <w:szCs w:val="20"/>
          <w:lang w:eastAsia="zh-CN"/>
        </w:rPr>
      </w:pPr>
    </w:p>
    <w:p w14:paraId="5324E4F6" w14:textId="51A2DEDA" w:rsidR="00C635B8" w:rsidRPr="00671EB7" w:rsidRDefault="00825427" w:rsidP="00FF643C">
      <w:pPr>
        <w:rPr>
          <w:sz w:val="20"/>
          <w:szCs w:val="20"/>
          <w:lang w:eastAsia="zh-CN"/>
        </w:rPr>
      </w:pPr>
      <w:r w:rsidRPr="00671EB7">
        <w:rPr>
          <w:sz w:val="20"/>
          <w:szCs w:val="20"/>
          <w:lang w:eastAsia="zh-CN"/>
        </w:rPr>
        <w:t>In estimating the noise parameters, we made the assumption that the noise follows the Poisson + Gaussian distribution</w:t>
      </w:r>
      <w:r w:rsidR="00D16250" w:rsidRPr="00671EB7">
        <w:rPr>
          <w:sz w:val="20"/>
          <w:szCs w:val="20"/>
          <w:lang w:eastAsia="zh-CN"/>
        </w:rPr>
        <w:t xml:space="preserve"> described in </w:t>
      </w:r>
      <w:r w:rsidR="007A7A36">
        <w:rPr>
          <w:sz w:val="20"/>
          <w:szCs w:val="20"/>
          <w:lang w:eastAsia="zh-CN"/>
        </w:rPr>
        <w:t>Eq. 2</w:t>
      </w:r>
      <w:r w:rsidRPr="00671EB7">
        <w:rPr>
          <w:sz w:val="20"/>
          <w:szCs w:val="20"/>
          <w:lang w:eastAsia="zh-CN"/>
        </w:rPr>
        <w:t xml:space="preserve">. </w:t>
      </w:r>
      <w:r w:rsidR="00E13EC9" w:rsidRPr="00671EB7">
        <w:rPr>
          <w:sz w:val="20"/>
          <w:szCs w:val="20"/>
          <w:lang w:eastAsia="zh-CN"/>
        </w:rPr>
        <w:t>In assuming a large sample size and simplifying the distribution into another Gaussian distribution wi</w:t>
      </w:r>
      <w:r w:rsidR="00241776" w:rsidRPr="00671EB7">
        <w:rPr>
          <w:sz w:val="20"/>
          <w:szCs w:val="20"/>
          <w:lang w:eastAsia="zh-CN"/>
        </w:rPr>
        <w:t xml:space="preserve">th nonzero mean, the only parameter in question is the mean and variance of the distribution. </w:t>
      </w:r>
      <w:r w:rsidR="00060345" w:rsidRPr="00671EB7">
        <w:rPr>
          <w:sz w:val="20"/>
          <w:szCs w:val="20"/>
          <w:lang w:eastAsia="zh-CN"/>
        </w:rPr>
        <w:t>In obtaining the parameters, we used k-means clustering method. By finding the</w:t>
      </w:r>
      <w:r w:rsidR="00B66DE2" w:rsidRPr="00671EB7">
        <w:rPr>
          <w:sz w:val="20"/>
          <w:szCs w:val="20"/>
          <w:lang w:eastAsia="zh-CN"/>
        </w:rPr>
        <w:t xml:space="preserve"> two</w:t>
      </w:r>
      <w:r w:rsidR="00060345" w:rsidRPr="00671EB7">
        <w:rPr>
          <w:sz w:val="20"/>
          <w:szCs w:val="20"/>
          <w:lang w:eastAsia="zh-CN"/>
        </w:rPr>
        <w:t xml:space="preserve"> cluster</w:t>
      </w:r>
      <w:r w:rsidR="00B66DE2" w:rsidRPr="00671EB7">
        <w:rPr>
          <w:sz w:val="20"/>
          <w:szCs w:val="20"/>
          <w:lang w:eastAsia="zh-CN"/>
        </w:rPr>
        <w:t>s</w:t>
      </w:r>
      <w:r w:rsidR="00060345" w:rsidRPr="00671EB7">
        <w:rPr>
          <w:sz w:val="20"/>
          <w:szCs w:val="20"/>
          <w:lang w:eastAsia="zh-CN"/>
        </w:rPr>
        <w:t xml:space="preserve"> of the pixel intensity-over time points in the mean-variances </w:t>
      </w:r>
      <w:r w:rsidR="00B66DE2" w:rsidRPr="00671EB7">
        <w:rPr>
          <w:sz w:val="20"/>
          <w:szCs w:val="20"/>
          <w:lang w:eastAsia="zh-CN"/>
        </w:rPr>
        <w:t>space, we use the clust</w:t>
      </w:r>
      <w:r w:rsidR="0083188C" w:rsidRPr="00671EB7">
        <w:rPr>
          <w:sz w:val="20"/>
          <w:szCs w:val="20"/>
          <w:lang w:eastAsia="zh-CN"/>
        </w:rPr>
        <w:t>e</w:t>
      </w:r>
      <w:r w:rsidR="000E04DD" w:rsidRPr="00671EB7">
        <w:rPr>
          <w:sz w:val="20"/>
          <w:szCs w:val="20"/>
          <w:lang w:eastAsia="zh-CN"/>
        </w:rPr>
        <w:t>r with lower mea</w:t>
      </w:r>
      <w:r w:rsidR="00BF6818" w:rsidRPr="00671EB7">
        <w:rPr>
          <w:sz w:val="20"/>
          <w:szCs w:val="20"/>
          <w:lang w:eastAsia="zh-CN"/>
        </w:rPr>
        <w:t xml:space="preserve">n and variance and use its center as the </w:t>
      </w:r>
      <w:r w:rsidR="00E86FAE" w:rsidRPr="00671EB7">
        <w:rPr>
          <w:sz w:val="20"/>
          <w:szCs w:val="20"/>
          <w:lang w:eastAsia="zh-CN"/>
        </w:rPr>
        <w:t>mean-variance</w:t>
      </w:r>
      <w:r w:rsidR="00C030EF" w:rsidRPr="00671EB7">
        <w:rPr>
          <w:sz w:val="20"/>
          <w:szCs w:val="20"/>
          <w:lang w:eastAsia="zh-CN"/>
        </w:rPr>
        <w:t xml:space="preserve"> of the noise distribution</w:t>
      </w:r>
      <w:r w:rsidR="00E86FAE" w:rsidRPr="00671EB7">
        <w:rPr>
          <w:sz w:val="20"/>
          <w:szCs w:val="20"/>
          <w:lang w:eastAsia="zh-CN"/>
        </w:rPr>
        <w:t>.</w:t>
      </w:r>
      <w:r w:rsidR="00EA0356" w:rsidRPr="00671EB7">
        <w:rPr>
          <w:sz w:val="20"/>
          <w:szCs w:val="20"/>
          <w:lang w:eastAsia="zh-CN"/>
        </w:rPr>
        <w:t xml:space="preserve"> One sample plot of the pixel intensity over time’s mean vs</w:t>
      </w:r>
      <w:r w:rsidR="00DD4EA2">
        <w:rPr>
          <w:sz w:val="20"/>
          <w:szCs w:val="20"/>
          <w:lang w:eastAsia="zh-CN"/>
        </w:rPr>
        <w:t>.</w:t>
      </w:r>
      <w:r w:rsidR="00EA0356" w:rsidRPr="00671EB7">
        <w:rPr>
          <w:sz w:val="20"/>
          <w:szCs w:val="20"/>
          <w:lang w:eastAsia="zh-CN"/>
        </w:rPr>
        <w:t xml:space="preserve"> variance plot is shown in </w:t>
      </w:r>
      <w:r w:rsidR="003B7547" w:rsidRPr="00671EB7">
        <w:rPr>
          <w:sz w:val="20"/>
          <w:szCs w:val="20"/>
          <w:lang w:eastAsia="zh-CN"/>
        </w:rPr>
        <w:t xml:space="preserve">Fig. </w:t>
      </w:r>
      <w:r w:rsidR="00EA0356" w:rsidRPr="00671EB7">
        <w:rPr>
          <w:sz w:val="20"/>
          <w:szCs w:val="20"/>
          <w:lang w:eastAsia="zh-CN"/>
        </w:rPr>
        <w:t>3</w:t>
      </w:r>
      <w:r w:rsidR="00B56C85" w:rsidRPr="00671EB7">
        <w:rPr>
          <w:sz w:val="20"/>
          <w:szCs w:val="20"/>
          <w:lang w:eastAsia="zh-CN"/>
        </w:rPr>
        <w:t xml:space="preserve"> where point A is the cluster center being chosen</w:t>
      </w:r>
      <w:r w:rsidR="00EA0356" w:rsidRPr="00671EB7">
        <w:rPr>
          <w:sz w:val="20"/>
          <w:szCs w:val="20"/>
          <w:lang w:eastAsia="zh-CN"/>
        </w:rPr>
        <w:t xml:space="preserve">. </w:t>
      </w:r>
      <w:r w:rsidR="00E86FAE" w:rsidRPr="00671EB7">
        <w:rPr>
          <w:sz w:val="20"/>
          <w:szCs w:val="20"/>
          <w:lang w:eastAsia="zh-CN"/>
        </w:rPr>
        <w:t xml:space="preserve"> </w:t>
      </w:r>
    </w:p>
    <w:p w14:paraId="2CB74B21" w14:textId="1B1FBB11" w:rsidR="00DB20A3" w:rsidRDefault="003B7547" w:rsidP="004C5A82">
      <w:pPr>
        <w:jc w:val="center"/>
        <w:rPr>
          <w:b/>
          <w:sz w:val="20"/>
          <w:szCs w:val="20"/>
        </w:rPr>
      </w:pPr>
      <w:r w:rsidRPr="00671EB7">
        <w:rPr>
          <w:b/>
          <w:noProof/>
          <w:sz w:val="20"/>
          <w:szCs w:val="20"/>
        </w:rPr>
        <w:lastRenderedPageBreak/>
        <mc:AlternateContent>
          <mc:Choice Requires="wps">
            <w:drawing>
              <wp:anchor distT="0" distB="0" distL="114300" distR="114300" simplePos="0" relativeHeight="251665408" behindDoc="0" locked="0" layoutInCell="1" allowOverlap="1" wp14:anchorId="2B584069" wp14:editId="1A7E86F9">
                <wp:simplePos x="0" y="0"/>
                <wp:positionH relativeFrom="column">
                  <wp:posOffset>457200</wp:posOffset>
                </wp:positionH>
                <wp:positionV relativeFrom="paragraph">
                  <wp:posOffset>1248410</wp:posOffset>
                </wp:positionV>
                <wp:extent cx="1371600" cy="228600"/>
                <wp:effectExtent l="0" t="0" r="12700" b="0"/>
                <wp:wrapNone/>
                <wp:docPr id="32" name="Text Box 32"/>
                <wp:cNvGraphicFramePr/>
                <a:graphic xmlns:a="http://schemas.openxmlformats.org/drawingml/2006/main">
                  <a:graphicData uri="http://schemas.microsoft.com/office/word/2010/wordprocessingShape">
                    <wps:wsp>
                      <wps:cNvSpPr txBox="1"/>
                      <wps:spPr>
                        <a:xfrm rot="5400000">
                          <a:off x="0" y="0"/>
                          <a:ext cx="1371600" cy="2286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86DB1BC" w14:textId="54A7B73D" w:rsidR="00325D59" w:rsidRDefault="00325D59" w:rsidP="003B7547">
                            <w:r>
                              <w:t>Variation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2" o:spid="_x0000_s1026" type="#_x0000_t202" style="position:absolute;left:0;text-align:left;margin-left:36pt;margin-top:98.3pt;width:108pt;height:18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" filled="f" stroked="f">
                <v:textbox>
                  <w:txbxContent>
                    <w:p w14:paraId="686DB1BC" w14:textId="54A7B73D" w:rsidR="00325D59" w:rsidRDefault="00325D59" w:rsidP="003B7547">
                      <w:r>
                        <w:t>Variation</w:t>
                      </w:r>
                    </w:p>
                  </w:txbxContent>
                </v:textbox>
              </v:shape>
            </w:pict>
          </mc:Fallback>
        </mc:AlternateContent>
      </w:r>
      <w:r w:rsidRPr="00671EB7">
        <w:rPr>
          <w:b/>
          <w:noProof/>
          <w:sz w:val="20"/>
          <w:szCs w:val="20"/>
        </w:rPr>
        <mc:AlternateContent>
          <mc:Choice Requires="wps">
            <w:drawing>
              <wp:anchor distT="0" distB="0" distL="114300" distR="114300" simplePos="0" relativeHeight="251663360" behindDoc="0" locked="0" layoutInCell="1" allowOverlap="1" wp14:anchorId="6BCE15EB" wp14:editId="4CEE4944">
                <wp:simplePos x="0" y="0"/>
                <wp:positionH relativeFrom="column">
                  <wp:posOffset>2514600</wp:posOffset>
                </wp:positionH>
                <wp:positionV relativeFrom="paragraph">
                  <wp:posOffset>2057400</wp:posOffset>
                </wp:positionV>
                <wp:extent cx="1371600" cy="2286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371600" cy="2286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E11F3F4" w14:textId="795BDFDA" w:rsidR="00325D59" w:rsidRDefault="00325D59" w:rsidP="003B7547">
                            <w:r>
                              <w:t>Mean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027" type="#_x0000_t202" style="position:absolute;left:0;text-align:left;margin-left:198pt;margin-top:162pt;width:108pt;height: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" filled="f" stroked="f">
                <v:textbox>
                  <w:txbxContent>
                    <w:p w14:paraId="7E11F3F4" w14:textId="795BDFDA" w:rsidR="00325D59" w:rsidRDefault="00325D59" w:rsidP="003B7547">
                      <w:r>
                        <w:t>Mean</w:t>
                      </w:r>
                    </w:p>
                  </w:txbxContent>
                </v:textbox>
              </v:shape>
            </w:pict>
          </mc:Fallback>
        </mc:AlternateContent>
      </w:r>
      <w:r w:rsidR="00DC1307" w:rsidRPr="00671EB7">
        <w:rPr>
          <w:b/>
          <w:noProof/>
          <w:sz w:val="20"/>
          <w:szCs w:val="20"/>
        </w:rPr>
        <mc:AlternateContent>
          <mc:Choice Requires="wps">
            <w:drawing>
              <wp:anchor distT="0" distB="0" distL="114300" distR="114300" simplePos="0" relativeHeight="251661312" behindDoc="0" locked="0" layoutInCell="1" allowOverlap="1" wp14:anchorId="42A68DB9" wp14:editId="5D772203">
                <wp:simplePos x="0" y="0"/>
                <wp:positionH relativeFrom="column">
                  <wp:posOffset>2628900</wp:posOffset>
                </wp:positionH>
                <wp:positionV relativeFrom="paragraph">
                  <wp:posOffset>806450</wp:posOffset>
                </wp:positionV>
                <wp:extent cx="342900" cy="2286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836AC2A" w14:textId="35E45351" w:rsidR="00325D59" w:rsidRDefault="00325D59" w:rsidP="00DC1307">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28" type="#_x0000_t202" style="position:absolute;left:0;text-align:left;margin-left:207pt;margin-top:63.5pt;width:27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" filled="f" stroked="f">
                <v:textbox>
                  <w:txbxContent>
                    <w:p w14:paraId="2836AC2A" w14:textId="35E45351" w:rsidR="00325D59" w:rsidRDefault="00325D59" w:rsidP="00DC1307">
                      <w:r>
                        <w:t>B</w:t>
                      </w:r>
                    </w:p>
                  </w:txbxContent>
                </v:textbox>
              </v:shape>
            </w:pict>
          </mc:Fallback>
        </mc:AlternateContent>
      </w:r>
      <w:r w:rsidR="0013104F" w:rsidRPr="00671EB7">
        <w:rPr>
          <w:b/>
          <w:noProof/>
          <w:sz w:val="20"/>
          <w:szCs w:val="20"/>
        </w:rPr>
        <mc:AlternateContent>
          <mc:Choice Requires="wps">
            <w:drawing>
              <wp:anchor distT="0" distB="0" distL="114300" distR="114300" simplePos="0" relativeHeight="251659264" behindDoc="0" locked="0" layoutInCell="1" allowOverlap="1" wp14:anchorId="102EEF9A" wp14:editId="7070E9F9">
                <wp:simplePos x="0" y="0"/>
                <wp:positionH relativeFrom="column">
                  <wp:posOffset>1714500</wp:posOffset>
                </wp:positionH>
                <wp:positionV relativeFrom="paragraph">
                  <wp:posOffset>1606550</wp:posOffset>
                </wp:positionV>
                <wp:extent cx="342900" cy="2286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5CC670D" w14:textId="3FBE9B04" w:rsidR="00325D59" w:rsidRDefault="00325D59">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29" type="#_x0000_t202" style="position:absolute;left:0;text-align:left;margin-left:135pt;margin-top:126.5pt;width:27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" filled="f" stroked="f">
                <v:textbox>
                  <w:txbxContent>
                    <w:p w14:paraId="25CC670D" w14:textId="3FBE9B04" w:rsidR="00325D59" w:rsidRDefault="00325D59">
                      <w:r>
                        <w:t>A</w:t>
                      </w:r>
                    </w:p>
                  </w:txbxContent>
                </v:textbox>
              </v:shape>
            </w:pict>
          </mc:Fallback>
        </mc:AlternateContent>
      </w:r>
      <w:r w:rsidR="00DB20A3" w:rsidRPr="00671EB7">
        <w:rPr>
          <w:b/>
          <w:noProof/>
          <w:sz w:val="20"/>
          <w:szCs w:val="20"/>
        </w:rPr>
        <w:drawing>
          <wp:inline distT="0" distB="0" distL="0" distR="0" wp14:anchorId="7403673E" wp14:editId="419CA8B0">
            <wp:extent cx="3426594" cy="2189213"/>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uster.png"/>
                    <pic:cNvPicPr/>
                  </pic:nvPicPr>
                  <pic:blipFill>
                    <a:blip r:embed="rId13">
                      <a:extLst>
                        <a:ext uri="{28A0092B-C50C-407E-A947-70E740481C1C}">
                          <a14:useLocalDpi xmlns:a14="http://schemas.microsoft.com/office/drawing/2010/main" val="0"/>
                        </a:ext>
                      </a:extLst>
                    </a:blip>
                    <a:stretch>
                      <a:fillRect/>
                    </a:stretch>
                  </pic:blipFill>
                  <pic:spPr>
                    <a:xfrm>
                      <a:off x="0" y="0"/>
                      <a:ext cx="3427152" cy="2189570"/>
                    </a:xfrm>
                    <a:prstGeom prst="rect">
                      <a:avLst/>
                    </a:prstGeom>
                  </pic:spPr>
                </pic:pic>
              </a:graphicData>
            </a:graphic>
          </wp:inline>
        </w:drawing>
      </w:r>
    </w:p>
    <w:p w14:paraId="1FE74C37" w14:textId="77777777" w:rsidR="007A6A34" w:rsidRPr="00671EB7" w:rsidRDefault="007A6A34" w:rsidP="004C5A82">
      <w:pPr>
        <w:jc w:val="center"/>
        <w:rPr>
          <w:b/>
          <w:sz w:val="20"/>
          <w:szCs w:val="20"/>
        </w:rPr>
      </w:pPr>
    </w:p>
    <w:p w14:paraId="21D61383" w14:textId="16C182BA" w:rsidR="00DB20A3" w:rsidRPr="00671EB7" w:rsidRDefault="00DB20A3" w:rsidP="003B7547">
      <w:pPr>
        <w:jc w:val="center"/>
        <w:rPr>
          <w:sz w:val="20"/>
          <w:szCs w:val="20"/>
          <w:lang w:eastAsia="zh-CN"/>
        </w:rPr>
      </w:pPr>
      <w:r w:rsidRPr="00671EB7">
        <w:rPr>
          <w:sz w:val="20"/>
          <w:szCs w:val="20"/>
        </w:rPr>
        <w:t>Fig</w:t>
      </w:r>
      <w:r w:rsidR="003B7547" w:rsidRPr="00671EB7">
        <w:rPr>
          <w:sz w:val="20"/>
          <w:szCs w:val="20"/>
          <w:lang w:eastAsia="zh-CN"/>
        </w:rPr>
        <w:t xml:space="preserve">. 3 mean </w:t>
      </w:r>
      <w:r w:rsidR="003722F2" w:rsidRPr="00671EB7">
        <w:rPr>
          <w:sz w:val="20"/>
          <w:szCs w:val="20"/>
          <w:lang w:eastAsia="zh-CN"/>
        </w:rPr>
        <w:t>vs.</w:t>
      </w:r>
      <w:r w:rsidR="003B7547" w:rsidRPr="00671EB7">
        <w:rPr>
          <w:sz w:val="20"/>
          <w:szCs w:val="20"/>
          <w:lang w:eastAsia="zh-CN"/>
        </w:rPr>
        <w:t xml:space="preserve"> variation intensity plot with centers of the two-means cluster</w:t>
      </w:r>
    </w:p>
    <w:p w14:paraId="45CBB530" w14:textId="7A6E5300" w:rsidR="000665EB" w:rsidRPr="00671EB7" w:rsidRDefault="000665EB" w:rsidP="00FF643C">
      <w:pPr>
        <w:rPr>
          <w:color w:val="FF0000"/>
          <w:sz w:val="20"/>
          <w:szCs w:val="20"/>
        </w:rPr>
      </w:pPr>
    </w:p>
    <w:p w14:paraId="4B3D2B08" w14:textId="4847B559" w:rsidR="005D6EC8" w:rsidRPr="00671EB7" w:rsidRDefault="00351078" w:rsidP="00671EB7">
      <w:pPr>
        <w:rPr>
          <w:b/>
          <w:sz w:val="20"/>
          <w:szCs w:val="20"/>
        </w:rPr>
      </w:pPr>
      <w:r>
        <w:rPr>
          <w:b/>
        </w:rPr>
        <w:t xml:space="preserve">3. </w:t>
      </w:r>
      <w:r w:rsidR="000665EB" w:rsidRPr="00671EB7">
        <w:rPr>
          <w:b/>
        </w:rPr>
        <w:t>Result</w:t>
      </w:r>
      <w:r w:rsidR="000665EB" w:rsidRPr="00671EB7">
        <w:rPr>
          <w:b/>
          <w:sz w:val="20"/>
          <w:szCs w:val="20"/>
        </w:rPr>
        <w:t xml:space="preserve"> </w:t>
      </w:r>
      <w:r w:rsidR="000665EB" w:rsidRPr="00671EB7">
        <w:rPr>
          <w:b/>
        </w:rPr>
        <w:t>Evaluation</w:t>
      </w:r>
      <w:r w:rsidR="000665EB" w:rsidRPr="00671EB7">
        <w:rPr>
          <w:b/>
          <w:sz w:val="20"/>
          <w:szCs w:val="20"/>
        </w:rPr>
        <w:t xml:space="preserve"> </w:t>
      </w:r>
    </w:p>
    <w:p w14:paraId="6CF128F7" w14:textId="77777777" w:rsidR="00474529" w:rsidRPr="00671EB7" w:rsidRDefault="00474529" w:rsidP="004A39CC">
      <w:pPr>
        <w:pStyle w:val="ListParagraph"/>
        <w:ind w:left="270"/>
        <w:rPr>
          <w:b/>
          <w:color w:val="FF0000"/>
          <w:sz w:val="20"/>
          <w:szCs w:val="20"/>
        </w:rPr>
      </w:pPr>
    </w:p>
    <w:p w14:paraId="7F6FCE09" w14:textId="6955C2AA" w:rsidR="004A761F" w:rsidRDefault="008D4779" w:rsidP="00735D7C">
      <w:pPr>
        <w:rPr>
          <w:sz w:val="20"/>
          <w:szCs w:val="20"/>
        </w:rPr>
      </w:pPr>
      <w:r>
        <w:rPr>
          <w:sz w:val="20"/>
          <w:szCs w:val="20"/>
        </w:rPr>
        <w:t xml:space="preserve">Since standard video quality metrics such as PSNR or SSIM does not correlate well with analysis such as object tracking [12]. We seek a better metric for evaluation. </w:t>
      </w:r>
      <w:r w:rsidR="001F69C6">
        <w:rPr>
          <w:sz w:val="20"/>
          <w:szCs w:val="20"/>
        </w:rPr>
        <w:t xml:space="preserve">Such a quality metric should correlate well with the “true” quality of the video that the scientists really care about. And such a metric is likely to be analysis dependent. </w:t>
      </w:r>
      <w:r w:rsidR="00201904" w:rsidRPr="00671EB7">
        <w:rPr>
          <w:sz w:val="20"/>
          <w:szCs w:val="20"/>
        </w:rPr>
        <w:t xml:space="preserve">For microscopy videos, various types of analysis exist. In this paper, we </w:t>
      </w:r>
      <w:r w:rsidR="00201904">
        <w:rPr>
          <w:sz w:val="20"/>
          <w:szCs w:val="20"/>
        </w:rPr>
        <w:t>focus</w:t>
      </w:r>
      <w:r w:rsidR="00201904" w:rsidRPr="00671EB7">
        <w:rPr>
          <w:sz w:val="20"/>
          <w:szCs w:val="20"/>
        </w:rPr>
        <w:t xml:space="preserve"> our discussion on the analysis of the tracking </w:t>
      </w:r>
      <w:r w:rsidR="00201904">
        <w:rPr>
          <w:sz w:val="20"/>
          <w:szCs w:val="20"/>
        </w:rPr>
        <w:t>on</w:t>
      </w:r>
      <w:r w:rsidR="00201904" w:rsidRPr="00671EB7">
        <w:rPr>
          <w:sz w:val="20"/>
          <w:szCs w:val="20"/>
        </w:rPr>
        <w:t xml:space="preserve"> beads</w:t>
      </w:r>
      <w:r w:rsidR="00201904">
        <w:rPr>
          <w:sz w:val="20"/>
          <w:szCs w:val="20"/>
        </w:rPr>
        <w:t xml:space="preserve"> attached on cells</w:t>
      </w:r>
      <w:r w:rsidR="00201904" w:rsidRPr="00671EB7">
        <w:rPr>
          <w:sz w:val="20"/>
          <w:szCs w:val="20"/>
        </w:rPr>
        <w:t xml:space="preserve">. </w:t>
      </w:r>
      <w:r w:rsidR="00201904">
        <w:rPr>
          <w:sz w:val="20"/>
          <w:szCs w:val="20"/>
        </w:rPr>
        <w:t xml:space="preserve"> </w:t>
      </w:r>
      <w:r w:rsidR="004A761F">
        <w:rPr>
          <w:sz w:val="20"/>
          <w:szCs w:val="20"/>
        </w:rPr>
        <w:t xml:space="preserve">In [1], the quality of the video is determined by running the same tracking analysis on the video and only the video with output exactly matches the original video’s analysis result passes the validation. </w:t>
      </w:r>
    </w:p>
    <w:p w14:paraId="5EBD0C02" w14:textId="77777777" w:rsidR="004A761F" w:rsidRDefault="004A761F" w:rsidP="00735D7C">
      <w:pPr>
        <w:rPr>
          <w:sz w:val="20"/>
          <w:szCs w:val="20"/>
        </w:rPr>
      </w:pPr>
    </w:p>
    <w:p w14:paraId="260EE44B" w14:textId="63C53D23" w:rsidR="00474529" w:rsidRPr="00671EB7" w:rsidRDefault="004A761F" w:rsidP="00735D7C">
      <w:pPr>
        <w:rPr>
          <w:sz w:val="20"/>
          <w:szCs w:val="20"/>
        </w:rPr>
      </w:pPr>
      <w:r>
        <w:rPr>
          <w:sz w:val="20"/>
          <w:szCs w:val="20"/>
        </w:rPr>
        <w:t xml:space="preserve">In our work, we consider the fact that the analysis result on the original video is also affected by the noise existing the previous stages of the experiment pipeline. Therefore the compressed video’s analysis does not have out exactly match it. </w:t>
      </w:r>
      <w:r w:rsidR="00201904">
        <w:rPr>
          <w:sz w:val="20"/>
          <w:szCs w:val="20"/>
        </w:rPr>
        <w:t xml:space="preserve">In stead, we propose a robust statistical-based video quality measurement. It is based on the values derived from the tracking result. </w:t>
      </w:r>
    </w:p>
    <w:p w14:paraId="7AAB90AC" w14:textId="77777777" w:rsidR="00476CA7" w:rsidRPr="00671EB7" w:rsidRDefault="00476CA7" w:rsidP="00476CA7">
      <w:pPr>
        <w:rPr>
          <w:sz w:val="20"/>
          <w:szCs w:val="20"/>
        </w:rPr>
      </w:pPr>
    </w:p>
    <w:p w14:paraId="02E0CDEF" w14:textId="5872EF3D" w:rsidR="000B7088" w:rsidRPr="00671EB7" w:rsidRDefault="000B7088" w:rsidP="00F63929">
      <w:pPr>
        <w:rPr>
          <w:sz w:val="20"/>
          <w:szCs w:val="20"/>
        </w:rPr>
      </w:pPr>
      <w:r w:rsidRPr="00671EB7">
        <w:rPr>
          <w:sz w:val="20"/>
          <w:szCs w:val="20"/>
        </w:rPr>
        <w:t xml:space="preserve">One </w:t>
      </w:r>
      <w:r w:rsidR="005B46AC">
        <w:rPr>
          <w:sz w:val="20"/>
          <w:szCs w:val="20"/>
        </w:rPr>
        <w:t>useful type</w:t>
      </w:r>
      <w:r w:rsidRPr="00671EB7">
        <w:rPr>
          <w:sz w:val="20"/>
          <w:szCs w:val="20"/>
        </w:rPr>
        <w:t xml:space="preserve"> of data that can be derived from </w:t>
      </w:r>
      <w:r w:rsidR="007601BB">
        <w:rPr>
          <w:sz w:val="20"/>
          <w:szCs w:val="20"/>
        </w:rPr>
        <w:t xml:space="preserve">bead </w:t>
      </w:r>
      <w:r w:rsidRPr="00671EB7">
        <w:rPr>
          <w:sz w:val="20"/>
          <w:szCs w:val="20"/>
        </w:rPr>
        <w:t xml:space="preserve">tracking results is </w:t>
      </w:r>
      <w:r w:rsidR="003B3F0D">
        <w:rPr>
          <w:sz w:val="20"/>
          <w:szCs w:val="20"/>
        </w:rPr>
        <w:t xml:space="preserve">a </w:t>
      </w:r>
      <w:r w:rsidRPr="00671EB7">
        <w:rPr>
          <w:sz w:val="20"/>
          <w:szCs w:val="20"/>
        </w:rPr>
        <w:t>curve of mean square displacement (MSD). MSD value is calculated by averaging the</w:t>
      </w:r>
      <w:r w:rsidR="000C7536">
        <w:rPr>
          <w:sz w:val="20"/>
          <w:szCs w:val="20"/>
        </w:rPr>
        <w:t xml:space="preserve"> </w:t>
      </w:r>
      <w:r w:rsidRPr="00671EB7">
        <w:rPr>
          <w:sz w:val="20"/>
          <w:szCs w:val="20"/>
        </w:rPr>
        <w:t>square</w:t>
      </w:r>
      <w:r w:rsidR="004D333D">
        <w:rPr>
          <w:sz w:val="20"/>
          <w:szCs w:val="20"/>
        </w:rPr>
        <w:t>d</w:t>
      </w:r>
      <w:r w:rsidRPr="00671EB7">
        <w:rPr>
          <w:sz w:val="20"/>
          <w:szCs w:val="20"/>
        </w:rPr>
        <w:t xml:space="preserve"> displacement </w:t>
      </w:r>
      <w:r w:rsidR="001424D2">
        <w:rPr>
          <w:sz w:val="20"/>
          <w:szCs w:val="20"/>
        </w:rPr>
        <w:t>over</w:t>
      </w:r>
      <w:r w:rsidR="001424D2" w:rsidRPr="00671EB7">
        <w:rPr>
          <w:sz w:val="20"/>
          <w:szCs w:val="20"/>
        </w:rPr>
        <w:t xml:space="preserve"> </w:t>
      </w:r>
      <w:r w:rsidRPr="00671EB7">
        <w:rPr>
          <w:sz w:val="20"/>
          <w:szCs w:val="20"/>
        </w:rPr>
        <w:t xml:space="preserve">the mean </w:t>
      </w:r>
      <w:r w:rsidR="00082C1F">
        <w:rPr>
          <w:sz w:val="20"/>
          <w:szCs w:val="20"/>
        </w:rPr>
        <w:t>position</w:t>
      </w:r>
      <w:r w:rsidR="00082C1F" w:rsidRPr="00671EB7">
        <w:rPr>
          <w:sz w:val="20"/>
          <w:szCs w:val="20"/>
        </w:rPr>
        <w:t xml:space="preserve"> </w:t>
      </w:r>
      <w:r w:rsidRPr="00671EB7">
        <w:rPr>
          <w:sz w:val="20"/>
          <w:szCs w:val="20"/>
        </w:rPr>
        <w:t xml:space="preserve">of the movement inside a fixed </w:t>
      </w:r>
      <w:r w:rsidR="00E85306">
        <w:rPr>
          <w:sz w:val="20"/>
          <w:szCs w:val="20"/>
        </w:rPr>
        <w:t xml:space="preserve">time </w:t>
      </w:r>
      <w:r w:rsidR="000B62CC">
        <w:rPr>
          <w:sz w:val="20"/>
          <w:szCs w:val="20"/>
        </w:rPr>
        <w:t>window</w:t>
      </w:r>
      <w:r w:rsidR="00D827B7">
        <w:rPr>
          <w:sz w:val="20"/>
          <w:szCs w:val="20"/>
        </w:rPr>
        <w:t xml:space="preserve"> (</w:t>
      </w:r>
      <w:r w:rsidR="007D70B0">
        <w:rPr>
          <w:rFonts w:ascii="Cambria" w:hAnsi="Cambria"/>
          <w:sz w:val="20"/>
          <w:szCs w:val="20"/>
        </w:rPr>
        <w:t>τ</w:t>
      </w:r>
      <w:r w:rsidR="00D827B7">
        <w:rPr>
          <w:sz w:val="20"/>
          <w:szCs w:val="20"/>
        </w:rPr>
        <w:t>)</w:t>
      </w:r>
      <w:r w:rsidR="000B62CC">
        <w:rPr>
          <w:sz w:val="20"/>
          <w:szCs w:val="20"/>
        </w:rPr>
        <w:t>.</w:t>
      </w:r>
      <w:r w:rsidRPr="00671EB7">
        <w:rPr>
          <w:sz w:val="20"/>
          <w:szCs w:val="20"/>
        </w:rPr>
        <w:t xml:space="preserve"> </w:t>
      </w:r>
      <w:r w:rsidR="0059579B">
        <w:rPr>
          <w:sz w:val="20"/>
          <w:szCs w:val="20"/>
        </w:rPr>
        <w:t xml:space="preserve"> A sequence of MSD values with increasing time window values contains </w:t>
      </w:r>
      <w:r w:rsidRPr="00671EB7">
        <w:rPr>
          <w:sz w:val="20"/>
          <w:szCs w:val="20"/>
        </w:rPr>
        <w:t>information about the type of cell</w:t>
      </w:r>
      <w:r w:rsidR="00790362">
        <w:rPr>
          <w:sz w:val="20"/>
          <w:szCs w:val="20"/>
        </w:rPr>
        <w:t xml:space="preserve"> motion</w:t>
      </w:r>
      <w:r w:rsidRPr="00671EB7">
        <w:rPr>
          <w:sz w:val="20"/>
          <w:szCs w:val="20"/>
        </w:rPr>
        <w:t xml:space="preserve">. By </w:t>
      </w:r>
      <w:r w:rsidR="00FB4222">
        <w:rPr>
          <w:sz w:val="20"/>
          <w:szCs w:val="20"/>
        </w:rPr>
        <w:t>characterizing</w:t>
      </w:r>
      <w:r w:rsidR="00FB4222" w:rsidRPr="00671EB7">
        <w:rPr>
          <w:sz w:val="20"/>
          <w:szCs w:val="20"/>
        </w:rPr>
        <w:t xml:space="preserve"> </w:t>
      </w:r>
      <w:r w:rsidRPr="00671EB7">
        <w:rPr>
          <w:sz w:val="20"/>
          <w:szCs w:val="20"/>
        </w:rPr>
        <w:t xml:space="preserve">at the shape of the </w:t>
      </w:r>
      <w:r w:rsidR="00D827B7">
        <w:rPr>
          <w:sz w:val="20"/>
          <w:szCs w:val="20"/>
        </w:rPr>
        <w:t xml:space="preserve">MSD vs. </w:t>
      </w:r>
      <w:r w:rsidR="007D70B0">
        <w:rPr>
          <w:rFonts w:ascii="Cambria" w:hAnsi="Cambria"/>
          <w:sz w:val="20"/>
          <w:szCs w:val="20"/>
        </w:rPr>
        <w:t>τ</w:t>
      </w:r>
      <w:r w:rsidR="007D70B0">
        <w:rPr>
          <w:sz w:val="20"/>
          <w:szCs w:val="20"/>
        </w:rPr>
        <w:t xml:space="preserve"> </w:t>
      </w:r>
      <w:r w:rsidRPr="00671EB7">
        <w:rPr>
          <w:sz w:val="20"/>
          <w:szCs w:val="20"/>
        </w:rPr>
        <w:t>curve, a type of movement can be classified [</w:t>
      </w:r>
      <w:r w:rsidR="000F385D" w:rsidRPr="00671EB7">
        <w:rPr>
          <w:sz w:val="20"/>
          <w:szCs w:val="20"/>
        </w:rPr>
        <w:t>3]</w:t>
      </w:r>
      <w:r w:rsidR="00BA658E">
        <w:rPr>
          <w:sz w:val="20"/>
          <w:szCs w:val="20"/>
        </w:rPr>
        <w:t>.</w:t>
      </w:r>
      <w:r w:rsidRPr="00671EB7">
        <w:rPr>
          <w:sz w:val="20"/>
          <w:szCs w:val="20"/>
        </w:rPr>
        <w:t xml:space="preserve"> </w:t>
      </w:r>
    </w:p>
    <w:p w14:paraId="16BEACFC" w14:textId="77777777" w:rsidR="00F63929" w:rsidRPr="00671EB7" w:rsidRDefault="00F63929" w:rsidP="00476CA7">
      <w:pPr>
        <w:rPr>
          <w:sz w:val="20"/>
          <w:szCs w:val="20"/>
        </w:rPr>
      </w:pPr>
    </w:p>
    <w:p w14:paraId="22DA0169" w14:textId="0D135266" w:rsidR="00476CA7" w:rsidRPr="00671EB7" w:rsidRDefault="00476CA7" w:rsidP="00476CA7">
      <w:pPr>
        <w:rPr>
          <w:sz w:val="20"/>
          <w:szCs w:val="20"/>
        </w:rPr>
      </w:pPr>
      <w:r w:rsidRPr="00671EB7">
        <w:rPr>
          <w:sz w:val="20"/>
          <w:szCs w:val="20"/>
        </w:rPr>
        <w:t>In our experiment</w:t>
      </w:r>
      <w:r w:rsidR="00F25198">
        <w:rPr>
          <w:sz w:val="20"/>
          <w:szCs w:val="20"/>
        </w:rPr>
        <w:t>, w</w:t>
      </w:r>
      <w:r w:rsidRPr="00671EB7">
        <w:rPr>
          <w:sz w:val="20"/>
          <w:szCs w:val="20"/>
        </w:rPr>
        <w:t xml:space="preserve">e </w:t>
      </w:r>
      <w:r w:rsidR="00620E27" w:rsidRPr="00671EB7">
        <w:rPr>
          <w:sz w:val="20"/>
          <w:szCs w:val="20"/>
        </w:rPr>
        <w:t>convert</w:t>
      </w:r>
      <w:r w:rsidR="006736F6">
        <w:rPr>
          <w:sz w:val="20"/>
          <w:szCs w:val="20"/>
        </w:rPr>
        <w:t>ed</w:t>
      </w:r>
      <w:r w:rsidR="00620E27" w:rsidRPr="00671EB7">
        <w:rPr>
          <w:sz w:val="20"/>
          <w:szCs w:val="20"/>
        </w:rPr>
        <w:t xml:space="preserve"> </w:t>
      </w:r>
      <w:r w:rsidRPr="00671EB7">
        <w:rPr>
          <w:sz w:val="20"/>
          <w:szCs w:val="20"/>
        </w:rPr>
        <w:t>the tracking</w:t>
      </w:r>
      <w:r w:rsidR="00620E27" w:rsidRPr="00671EB7">
        <w:rPr>
          <w:sz w:val="20"/>
          <w:szCs w:val="20"/>
        </w:rPr>
        <w:t xml:space="preserve"> trajectory</w:t>
      </w:r>
      <w:r w:rsidRPr="00671EB7">
        <w:rPr>
          <w:sz w:val="20"/>
          <w:szCs w:val="20"/>
        </w:rPr>
        <w:t xml:space="preserve"> result </w:t>
      </w:r>
      <w:r w:rsidR="00E96DE1" w:rsidRPr="00671EB7">
        <w:rPr>
          <w:sz w:val="20"/>
          <w:szCs w:val="20"/>
        </w:rPr>
        <w:t>into</w:t>
      </w:r>
      <w:r w:rsidRPr="00671EB7">
        <w:rPr>
          <w:sz w:val="20"/>
          <w:szCs w:val="20"/>
        </w:rPr>
        <w:t xml:space="preserve"> </w:t>
      </w:r>
      <w:r w:rsidR="005F639C">
        <w:rPr>
          <w:sz w:val="20"/>
          <w:szCs w:val="20"/>
        </w:rPr>
        <w:t>a sequence of MSD values</w:t>
      </w:r>
      <w:r w:rsidRPr="00671EB7">
        <w:rPr>
          <w:sz w:val="20"/>
          <w:szCs w:val="20"/>
        </w:rPr>
        <w:t xml:space="preserve"> with different time windows.</w:t>
      </w:r>
      <w:r w:rsidR="00320126">
        <w:rPr>
          <w:sz w:val="20"/>
          <w:szCs w:val="20"/>
        </w:rPr>
        <w:t xml:space="preserve"> T</w:t>
      </w:r>
      <w:r w:rsidRPr="00671EB7">
        <w:rPr>
          <w:sz w:val="20"/>
          <w:szCs w:val="20"/>
        </w:rPr>
        <w:t xml:space="preserve">he quality of the video is determined </w:t>
      </w:r>
      <w:r w:rsidR="00720E4A" w:rsidRPr="00671EB7">
        <w:rPr>
          <w:sz w:val="20"/>
          <w:szCs w:val="20"/>
        </w:rPr>
        <w:t>based on the result</w:t>
      </w:r>
      <w:r w:rsidR="00D10281" w:rsidRPr="00671EB7">
        <w:rPr>
          <w:sz w:val="20"/>
          <w:szCs w:val="20"/>
        </w:rPr>
        <w:t xml:space="preserve"> of the </w:t>
      </w:r>
      <w:r w:rsidR="00007A33">
        <w:rPr>
          <w:sz w:val="20"/>
          <w:szCs w:val="20"/>
        </w:rPr>
        <w:t>quantitative</w:t>
      </w:r>
      <w:r w:rsidR="00007A33" w:rsidRPr="00671EB7">
        <w:rPr>
          <w:sz w:val="20"/>
          <w:szCs w:val="20"/>
        </w:rPr>
        <w:t xml:space="preserve"> </w:t>
      </w:r>
      <w:r w:rsidR="00D10281" w:rsidRPr="00671EB7">
        <w:rPr>
          <w:sz w:val="20"/>
          <w:szCs w:val="20"/>
        </w:rPr>
        <w:t>test</w:t>
      </w:r>
      <w:r w:rsidR="000323F3">
        <w:rPr>
          <w:sz w:val="20"/>
          <w:szCs w:val="20"/>
        </w:rPr>
        <w:t>s</w:t>
      </w:r>
      <w:r w:rsidR="004B3C2A" w:rsidRPr="00671EB7">
        <w:rPr>
          <w:sz w:val="20"/>
          <w:szCs w:val="20"/>
        </w:rPr>
        <w:t xml:space="preserve"> </w:t>
      </w:r>
      <w:r w:rsidR="00D10281" w:rsidRPr="00671EB7">
        <w:rPr>
          <w:sz w:val="20"/>
          <w:szCs w:val="20"/>
        </w:rPr>
        <w:t>on</w:t>
      </w:r>
      <w:r w:rsidRPr="00671EB7">
        <w:rPr>
          <w:sz w:val="20"/>
          <w:szCs w:val="20"/>
        </w:rPr>
        <w:t xml:space="preserve"> </w:t>
      </w:r>
      <w:r w:rsidR="00D10281" w:rsidRPr="00671EB7">
        <w:rPr>
          <w:sz w:val="20"/>
          <w:szCs w:val="20"/>
        </w:rPr>
        <w:t xml:space="preserve">this </w:t>
      </w:r>
      <w:r w:rsidR="004B7BAB" w:rsidRPr="00671EB7">
        <w:rPr>
          <w:sz w:val="20"/>
          <w:szCs w:val="20"/>
        </w:rPr>
        <w:t xml:space="preserve">MSD </w:t>
      </w:r>
      <w:r w:rsidRPr="00671EB7">
        <w:rPr>
          <w:sz w:val="20"/>
          <w:szCs w:val="20"/>
        </w:rPr>
        <w:t xml:space="preserve">values </w:t>
      </w:r>
      <w:r w:rsidR="00B3082C">
        <w:rPr>
          <w:sz w:val="20"/>
          <w:szCs w:val="20"/>
        </w:rPr>
        <w:t>together with</w:t>
      </w:r>
      <w:r w:rsidR="00B3082C" w:rsidRPr="00671EB7">
        <w:rPr>
          <w:sz w:val="20"/>
          <w:szCs w:val="20"/>
        </w:rPr>
        <w:t xml:space="preserve"> </w:t>
      </w:r>
      <w:r w:rsidRPr="00671EB7">
        <w:rPr>
          <w:sz w:val="20"/>
          <w:szCs w:val="20"/>
        </w:rPr>
        <w:t xml:space="preserve">the MSD values from the tracking on the </w:t>
      </w:r>
      <w:r w:rsidR="0008492B" w:rsidRPr="00671EB7">
        <w:rPr>
          <w:sz w:val="20"/>
          <w:szCs w:val="20"/>
        </w:rPr>
        <w:t xml:space="preserve">original </w:t>
      </w:r>
      <w:r w:rsidRPr="00671EB7">
        <w:rPr>
          <w:sz w:val="20"/>
          <w:szCs w:val="20"/>
        </w:rPr>
        <w:t xml:space="preserve">uncompressed video. </w:t>
      </w:r>
      <w:r w:rsidR="00682DA2">
        <w:rPr>
          <w:sz w:val="20"/>
          <w:szCs w:val="20"/>
        </w:rPr>
        <w:t xml:space="preserve">We would like to verify that </w:t>
      </w:r>
      <w:r w:rsidR="00E6599C" w:rsidRPr="00671EB7">
        <w:rPr>
          <w:sz w:val="20"/>
          <w:szCs w:val="20"/>
        </w:rPr>
        <w:t xml:space="preserve">the error introduced by the compression is no worse than the error introduced by </w:t>
      </w:r>
      <w:r w:rsidR="00EC62BE" w:rsidRPr="00671EB7">
        <w:rPr>
          <w:sz w:val="20"/>
          <w:szCs w:val="20"/>
        </w:rPr>
        <w:t xml:space="preserve">existing </w:t>
      </w:r>
      <w:r w:rsidR="00E6599C" w:rsidRPr="00671EB7">
        <w:rPr>
          <w:sz w:val="20"/>
          <w:szCs w:val="20"/>
        </w:rPr>
        <w:t>noise.</w:t>
      </w:r>
    </w:p>
    <w:p w14:paraId="1AC298B3" w14:textId="77777777" w:rsidR="00814254" w:rsidRPr="00671EB7" w:rsidRDefault="00814254">
      <w:pPr>
        <w:rPr>
          <w:sz w:val="20"/>
          <w:szCs w:val="20"/>
        </w:rPr>
      </w:pPr>
    </w:p>
    <w:p w14:paraId="46D9FBAE" w14:textId="66F7FE51" w:rsidR="0069716A" w:rsidRPr="00671EB7" w:rsidRDefault="00D01CA3" w:rsidP="00476CA7">
      <w:pPr>
        <w:rPr>
          <w:b/>
          <w:sz w:val="20"/>
          <w:szCs w:val="20"/>
        </w:rPr>
      </w:pPr>
      <w:r w:rsidRPr="00671EB7">
        <w:rPr>
          <w:b/>
          <w:sz w:val="20"/>
          <w:szCs w:val="20"/>
        </w:rPr>
        <w:t xml:space="preserve">3.1 </w:t>
      </w:r>
      <w:r w:rsidR="0069716A" w:rsidRPr="00671EB7">
        <w:rPr>
          <w:b/>
          <w:sz w:val="20"/>
          <w:szCs w:val="20"/>
        </w:rPr>
        <w:t>Quantitative</w:t>
      </w:r>
      <w:r w:rsidR="0069716A" w:rsidRPr="00671EB7" w:rsidDel="00D01CA3">
        <w:rPr>
          <w:b/>
          <w:sz w:val="20"/>
          <w:szCs w:val="20"/>
        </w:rPr>
        <w:t xml:space="preserve"> </w:t>
      </w:r>
      <w:r w:rsidR="0069716A" w:rsidRPr="00671EB7">
        <w:rPr>
          <w:b/>
          <w:sz w:val="20"/>
          <w:szCs w:val="20"/>
        </w:rPr>
        <w:t>Tests</w:t>
      </w:r>
    </w:p>
    <w:p w14:paraId="04DCA5C2" w14:textId="77777777" w:rsidR="007279E6" w:rsidRPr="00671EB7" w:rsidRDefault="007279E6" w:rsidP="00476CA7">
      <w:pPr>
        <w:rPr>
          <w:sz w:val="20"/>
          <w:szCs w:val="20"/>
        </w:rPr>
      </w:pPr>
    </w:p>
    <w:p w14:paraId="30363D1E" w14:textId="57509DE6" w:rsidR="00A30C30" w:rsidRPr="00671EB7" w:rsidRDefault="00FB31E0" w:rsidP="00476CA7">
      <w:pPr>
        <w:rPr>
          <w:sz w:val="20"/>
          <w:szCs w:val="20"/>
        </w:rPr>
      </w:pPr>
      <w:r w:rsidRPr="00671EB7">
        <w:rPr>
          <w:sz w:val="20"/>
          <w:szCs w:val="20"/>
        </w:rPr>
        <w:t xml:space="preserve">Since we judge the quality of a compressed video by comparing its error with the error introduced by noise in the video, the randomness of noise should be taken into account. </w:t>
      </w:r>
      <w:r w:rsidR="00EB4AB8">
        <w:rPr>
          <w:sz w:val="20"/>
          <w:szCs w:val="20"/>
        </w:rPr>
        <w:t xml:space="preserve">To </w:t>
      </w:r>
      <w:r w:rsidR="00F42DFE" w:rsidRPr="00671EB7">
        <w:rPr>
          <w:sz w:val="20"/>
          <w:szCs w:val="20"/>
        </w:rPr>
        <w:t xml:space="preserve">correctly </w:t>
      </w:r>
      <w:r w:rsidR="0084560C" w:rsidRPr="00671EB7">
        <w:rPr>
          <w:sz w:val="20"/>
          <w:szCs w:val="20"/>
        </w:rPr>
        <w:t xml:space="preserve">model the behavior of noise and make </w:t>
      </w:r>
      <w:r w:rsidR="00A56823" w:rsidRPr="00671EB7">
        <w:rPr>
          <w:sz w:val="20"/>
          <w:szCs w:val="20"/>
        </w:rPr>
        <w:t xml:space="preserve">a </w:t>
      </w:r>
      <w:r w:rsidR="0084560C" w:rsidRPr="00671EB7">
        <w:rPr>
          <w:sz w:val="20"/>
          <w:szCs w:val="20"/>
        </w:rPr>
        <w:t xml:space="preserve">comparison, </w:t>
      </w:r>
      <w:r w:rsidR="00DF5622" w:rsidRPr="00671EB7">
        <w:rPr>
          <w:sz w:val="20"/>
          <w:szCs w:val="20"/>
        </w:rPr>
        <w:t xml:space="preserve">a </w:t>
      </w:r>
      <w:r w:rsidR="00AB610C" w:rsidRPr="00671EB7">
        <w:rPr>
          <w:sz w:val="20"/>
          <w:szCs w:val="20"/>
        </w:rPr>
        <w:t xml:space="preserve">quantitative </w:t>
      </w:r>
      <w:r w:rsidR="00C535F6" w:rsidRPr="00671EB7">
        <w:rPr>
          <w:sz w:val="20"/>
          <w:szCs w:val="20"/>
        </w:rPr>
        <w:t xml:space="preserve">approach in preferred. In </w:t>
      </w:r>
      <w:r w:rsidR="00D36AA0" w:rsidRPr="00671EB7">
        <w:rPr>
          <w:sz w:val="20"/>
          <w:szCs w:val="20"/>
        </w:rPr>
        <w:t xml:space="preserve">testing the performance </w:t>
      </w:r>
      <w:r w:rsidR="00FA6823" w:rsidRPr="00671EB7">
        <w:rPr>
          <w:sz w:val="20"/>
          <w:szCs w:val="20"/>
        </w:rPr>
        <w:t xml:space="preserve">of our methods, </w:t>
      </w:r>
      <w:r w:rsidR="001F1D3E" w:rsidRPr="00671EB7">
        <w:rPr>
          <w:sz w:val="20"/>
          <w:szCs w:val="20"/>
        </w:rPr>
        <w:t>we a</w:t>
      </w:r>
      <w:r w:rsidR="00F3560F" w:rsidRPr="00671EB7">
        <w:rPr>
          <w:sz w:val="20"/>
          <w:szCs w:val="20"/>
        </w:rPr>
        <w:t xml:space="preserve">pplied </w:t>
      </w:r>
      <w:r w:rsidR="00ED0DFD" w:rsidRPr="00671EB7">
        <w:rPr>
          <w:sz w:val="20"/>
          <w:szCs w:val="20"/>
        </w:rPr>
        <w:t>two experiments</w:t>
      </w:r>
      <w:r w:rsidR="00922E3C" w:rsidRPr="00671EB7">
        <w:rPr>
          <w:sz w:val="20"/>
          <w:szCs w:val="20"/>
        </w:rPr>
        <w:t xml:space="preserve">: </w:t>
      </w:r>
      <w:r w:rsidR="00A61258">
        <w:rPr>
          <w:sz w:val="20"/>
          <w:szCs w:val="20"/>
        </w:rPr>
        <w:t xml:space="preserve">Two-sample </w:t>
      </w:r>
      <w:r w:rsidR="00922E3C" w:rsidRPr="00671EB7">
        <w:rPr>
          <w:sz w:val="20"/>
          <w:szCs w:val="20"/>
        </w:rPr>
        <w:t>Kolmogorov-Smirnov (KS)</w:t>
      </w:r>
      <w:r w:rsidR="00823F40" w:rsidRPr="00671EB7">
        <w:rPr>
          <w:sz w:val="20"/>
          <w:szCs w:val="20"/>
        </w:rPr>
        <w:t xml:space="preserve"> test</w:t>
      </w:r>
      <w:r w:rsidR="0059309D" w:rsidRPr="00671EB7">
        <w:rPr>
          <w:sz w:val="20"/>
          <w:szCs w:val="20"/>
        </w:rPr>
        <w:t xml:space="preserve"> and </w:t>
      </w:r>
      <w:r w:rsidR="00922E3C" w:rsidRPr="00671EB7">
        <w:rPr>
          <w:sz w:val="20"/>
          <w:szCs w:val="20"/>
        </w:rPr>
        <w:t>Kullback-Leibler (K-L)</w:t>
      </w:r>
      <w:r w:rsidR="00ED0DFD" w:rsidRPr="00671EB7">
        <w:rPr>
          <w:sz w:val="20"/>
          <w:szCs w:val="20"/>
        </w:rPr>
        <w:t xml:space="preserve"> divergence computation</w:t>
      </w:r>
      <w:r w:rsidR="00F3560F" w:rsidRPr="00671EB7">
        <w:rPr>
          <w:sz w:val="20"/>
          <w:szCs w:val="20"/>
        </w:rPr>
        <w:t>.</w:t>
      </w:r>
      <w:r w:rsidR="000B0F71" w:rsidRPr="00671EB7">
        <w:rPr>
          <w:sz w:val="20"/>
          <w:szCs w:val="20"/>
        </w:rPr>
        <w:t xml:space="preserve"> We also plot the </w:t>
      </w:r>
      <w:r w:rsidR="00550921" w:rsidRPr="00671EB7">
        <w:rPr>
          <w:sz w:val="20"/>
          <w:szCs w:val="20"/>
        </w:rPr>
        <w:t xml:space="preserve">MSD </w:t>
      </w:r>
      <w:r w:rsidR="005B234B">
        <w:rPr>
          <w:sz w:val="20"/>
          <w:szCs w:val="20"/>
        </w:rPr>
        <w:t xml:space="preserve">mean </w:t>
      </w:r>
      <w:r w:rsidR="00BC2143">
        <w:rPr>
          <w:sz w:val="20"/>
          <w:szCs w:val="20"/>
        </w:rPr>
        <w:t xml:space="preserve">values </w:t>
      </w:r>
      <w:r w:rsidR="001F3A93">
        <w:rPr>
          <w:sz w:val="20"/>
          <w:szCs w:val="20"/>
        </w:rPr>
        <w:t xml:space="preserve">across </w:t>
      </w:r>
      <w:r w:rsidR="00A17663">
        <w:rPr>
          <w:sz w:val="20"/>
          <w:szCs w:val="20"/>
        </w:rPr>
        <w:t>a set of</w:t>
      </w:r>
      <w:r w:rsidR="00257DC2">
        <w:rPr>
          <w:sz w:val="20"/>
          <w:szCs w:val="20"/>
        </w:rPr>
        <w:t xml:space="preserve"> similar</w:t>
      </w:r>
      <w:r w:rsidR="001F3A93">
        <w:rPr>
          <w:sz w:val="20"/>
          <w:szCs w:val="20"/>
        </w:rPr>
        <w:t xml:space="preserve"> videos </w:t>
      </w:r>
      <w:r w:rsidR="00550921" w:rsidRPr="00671EB7">
        <w:rPr>
          <w:sz w:val="20"/>
          <w:szCs w:val="20"/>
        </w:rPr>
        <w:t xml:space="preserve">scaled as multiple of </w:t>
      </w:r>
      <w:r w:rsidR="00A61258">
        <w:rPr>
          <w:sz w:val="20"/>
          <w:szCs w:val="20"/>
        </w:rPr>
        <w:t xml:space="preserve">the MSD </w:t>
      </w:r>
      <w:r w:rsidR="00550921" w:rsidRPr="00671EB7">
        <w:rPr>
          <w:sz w:val="20"/>
          <w:szCs w:val="20"/>
        </w:rPr>
        <w:t xml:space="preserve">value for </w:t>
      </w:r>
      <w:r w:rsidR="00A61258">
        <w:rPr>
          <w:sz w:val="20"/>
          <w:szCs w:val="20"/>
        </w:rPr>
        <w:t xml:space="preserve">the original video for </w:t>
      </w:r>
      <w:r w:rsidR="00550921" w:rsidRPr="00671EB7">
        <w:rPr>
          <w:sz w:val="20"/>
          <w:szCs w:val="20"/>
        </w:rPr>
        <w:t>different compression methods.</w:t>
      </w:r>
    </w:p>
    <w:p w14:paraId="4EA8B95A" w14:textId="77777777" w:rsidR="00E15858" w:rsidRPr="00671EB7" w:rsidRDefault="00E15858" w:rsidP="00476CA7">
      <w:pPr>
        <w:rPr>
          <w:sz w:val="20"/>
          <w:szCs w:val="20"/>
        </w:rPr>
      </w:pPr>
    </w:p>
    <w:p w14:paraId="68CF72FB" w14:textId="30787C1B" w:rsidR="00581BFF" w:rsidRPr="00411B9E" w:rsidRDefault="003C2549" w:rsidP="00411B9E">
      <w:pPr>
        <w:pStyle w:val="ListParagraph"/>
        <w:numPr>
          <w:ilvl w:val="0"/>
          <w:numId w:val="10"/>
        </w:numPr>
        <w:tabs>
          <w:tab w:val="left" w:pos="270"/>
        </w:tabs>
        <w:ind w:hanging="720"/>
        <w:rPr>
          <w:sz w:val="20"/>
          <w:szCs w:val="20"/>
        </w:rPr>
      </w:pPr>
      <w:r w:rsidRPr="00411B9E">
        <w:rPr>
          <w:sz w:val="20"/>
          <w:szCs w:val="20"/>
        </w:rPr>
        <w:lastRenderedPageBreak/>
        <w:t>KS</w:t>
      </w:r>
      <w:r w:rsidR="00581BFF" w:rsidRPr="00411B9E">
        <w:rPr>
          <w:sz w:val="20"/>
          <w:szCs w:val="20"/>
        </w:rPr>
        <w:t xml:space="preserve"> test</w:t>
      </w:r>
    </w:p>
    <w:p w14:paraId="67E1B708" w14:textId="77777777" w:rsidR="009A71C6" w:rsidRPr="00671EB7" w:rsidRDefault="009A71C6" w:rsidP="00841500">
      <w:pPr>
        <w:rPr>
          <w:sz w:val="20"/>
          <w:szCs w:val="20"/>
        </w:rPr>
      </w:pPr>
    </w:p>
    <w:p w14:paraId="3E3A9137" w14:textId="00F144CC" w:rsidR="009A71C6" w:rsidRPr="00671EB7" w:rsidRDefault="009A71C6" w:rsidP="009A71C6">
      <w:pPr>
        <w:rPr>
          <w:sz w:val="20"/>
          <w:szCs w:val="20"/>
        </w:rPr>
      </w:pPr>
      <w:r w:rsidRPr="00671EB7">
        <w:rPr>
          <w:sz w:val="20"/>
          <w:szCs w:val="20"/>
        </w:rPr>
        <w:t>In our experiment, the goal is to tell if the</w:t>
      </w:r>
      <w:r w:rsidR="00346B4F">
        <w:rPr>
          <w:sz w:val="20"/>
          <w:szCs w:val="20"/>
        </w:rPr>
        <w:t xml:space="preserve"> population of</w:t>
      </w:r>
      <w:r w:rsidRPr="00671EB7">
        <w:rPr>
          <w:sz w:val="20"/>
          <w:szCs w:val="20"/>
        </w:rPr>
        <w:t xml:space="preserve"> MSD samples from the compressed video group </w:t>
      </w:r>
      <w:r w:rsidR="00346B4F">
        <w:rPr>
          <w:sz w:val="20"/>
          <w:szCs w:val="20"/>
        </w:rPr>
        <w:t xml:space="preserve">is not different from the population of </w:t>
      </w:r>
      <w:r w:rsidRPr="00671EB7">
        <w:rPr>
          <w:sz w:val="20"/>
          <w:szCs w:val="20"/>
        </w:rPr>
        <w:t xml:space="preserve">the samples from the uncompressed video group. This can be verified using KS test. </w:t>
      </w:r>
    </w:p>
    <w:p w14:paraId="6E9A7015" w14:textId="6D178D66" w:rsidR="00787177" w:rsidRPr="00671EB7" w:rsidRDefault="00787177" w:rsidP="00581BFF">
      <w:pPr>
        <w:rPr>
          <w:sz w:val="20"/>
          <w:szCs w:val="20"/>
        </w:rPr>
      </w:pPr>
    </w:p>
    <w:p w14:paraId="35CAC02E" w14:textId="37F7652F" w:rsidR="00787177" w:rsidRPr="00671EB7" w:rsidRDefault="00787177" w:rsidP="00581BFF">
      <w:pPr>
        <w:rPr>
          <w:sz w:val="20"/>
          <w:szCs w:val="20"/>
        </w:rPr>
      </w:pPr>
      <w:r w:rsidRPr="00671EB7">
        <w:rPr>
          <w:sz w:val="20"/>
          <w:szCs w:val="20"/>
        </w:rPr>
        <w:t>KS test is a well-known technique for testing and giving a confidence level of having</w:t>
      </w:r>
      <w:r w:rsidR="00C12C67" w:rsidRPr="00671EB7">
        <w:rPr>
          <w:sz w:val="20"/>
          <w:szCs w:val="20"/>
        </w:rPr>
        <w:t xml:space="preserve"> two groups of values dra</w:t>
      </w:r>
      <w:r w:rsidRPr="00671EB7">
        <w:rPr>
          <w:sz w:val="20"/>
          <w:szCs w:val="20"/>
        </w:rPr>
        <w:t xml:space="preserve">wn from two continuous random distributions are actually from the same distribution. Unlike t-test, which mainly tests the difference on two populations’ means, KS test take the shape of the distribution in to account and finds the largest vertical distance between two kernel density plots. </w:t>
      </w:r>
    </w:p>
    <w:p w14:paraId="785A87AB" w14:textId="77777777" w:rsidR="004D6F8A" w:rsidRPr="00671EB7" w:rsidRDefault="004D6F8A" w:rsidP="00581BFF">
      <w:pPr>
        <w:rPr>
          <w:sz w:val="20"/>
          <w:szCs w:val="20"/>
        </w:rPr>
      </w:pPr>
    </w:p>
    <w:p w14:paraId="5A5C075B" w14:textId="77777777" w:rsidR="00581BFF" w:rsidRPr="00671EB7" w:rsidRDefault="00581BFF" w:rsidP="00581BFF">
      <w:pPr>
        <w:rPr>
          <w:sz w:val="20"/>
          <w:szCs w:val="20"/>
        </w:rPr>
      </w:pPr>
    </w:p>
    <w:p w14:paraId="1B04B7C2" w14:textId="7C014097" w:rsidR="00476CA7" w:rsidRPr="00671EB7" w:rsidRDefault="0001058B" w:rsidP="00581BFF">
      <w:pPr>
        <w:rPr>
          <w:sz w:val="20"/>
          <w:szCs w:val="20"/>
        </w:rPr>
      </w:pPr>
      <w:r>
        <w:rPr>
          <w:sz w:val="20"/>
          <w:szCs w:val="20"/>
        </w:rPr>
        <w:t>B)</w:t>
      </w:r>
      <w:r w:rsidRPr="00671EB7">
        <w:rPr>
          <w:sz w:val="20"/>
          <w:szCs w:val="20"/>
        </w:rPr>
        <w:t xml:space="preserve"> </w:t>
      </w:r>
      <w:r w:rsidR="00581BFF" w:rsidRPr="00671EB7">
        <w:rPr>
          <w:sz w:val="20"/>
          <w:szCs w:val="20"/>
        </w:rPr>
        <w:t>K-L divergence</w:t>
      </w:r>
    </w:p>
    <w:p w14:paraId="37AB2318" w14:textId="77777777" w:rsidR="0048276A" w:rsidRPr="00671EB7" w:rsidRDefault="0048276A" w:rsidP="00620E27">
      <w:pPr>
        <w:rPr>
          <w:sz w:val="20"/>
          <w:szCs w:val="20"/>
        </w:rPr>
      </w:pPr>
    </w:p>
    <w:p w14:paraId="06ABFA84" w14:textId="63AC7336" w:rsidR="00A10963" w:rsidRPr="00671EB7" w:rsidRDefault="001F7A4B" w:rsidP="00620E27">
      <w:pPr>
        <w:rPr>
          <w:sz w:val="20"/>
          <w:szCs w:val="20"/>
        </w:rPr>
      </w:pPr>
      <w:r w:rsidRPr="00671EB7">
        <w:rPr>
          <w:sz w:val="20"/>
          <w:szCs w:val="20"/>
        </w:rPr>
        <w:t>Computing a K-L divergence can also</w:t>
      </w:r>
      <w:r w:rsidR="00594DCD" w:rsidRPr="00671EB7">
        <w:rPr>
          <w:sz w:val="20"/>
          <w:szCs w:val="20"/>
        </w:rPr>
        <w:t xml:space="preserve"> compare </w:t>
      </w:r>
      <w:r w:rsidRPr="00671EB7">
        <w:rPr>
          <w:sz w:val="20"/>
          <w:szCs w:val="20"/>
        </w:rPr>
        <w:t xml:space="preserve">two samples of MSD values from two unknown distributions. </w:t>
      </w:r>
      <w:r w:rsidR="00A10963" w:rsidRPr="00671EB7">
        <w:rPr>
          <w:sz w:val="20"/>
          <w:szCs w:val="20"/>
        </w:rPr>
        <w:t>K</w:t>
      </w:r>
      <w:r w:rsidRPr="00671EB7">
        <w:rPr>
          <w:sz w:val="20"/>
          <w:szCs w:val="20"/>
        </w:rPr>
        <w:t>-</w:t>
      </w:r>
      <w:r w:rsidR="00A10963" w:rsidRPr="00671EB7">
        <w:rPr>
          <w:sz w:val="20"/>
          <w:szCs w:val="20"/>
        </w:rPr>
        <w:t>L divergence is a concept in information theory that measures the difference between two probability distributions. It can be understood as the information lost when probability distributions Q is used to approximated probability distribution P. In our experiment, P is the sampled population of the MSD values for the original video and Q is the sampled population of the MSD values for a compressed video. The measurement is non-symmetric: KL-</w:t>
      </w:r>
      <w:r w:rsidR="00B07A5A">
        <w:rPr>
          <w:sz w:val="20"/>
          <w:szCs w:val="20"/>
        </w:rPr>
        <w:t>div</w:t>
      </w:r>
      <w:r w:rsidR="00B07A5A" w:rsidRPr="00671EB7">
        <w:rPr>
          <w:sz w:val="20"/>
          <w:szCs w:val="20"/>
        </w:rPr>
        <w:t>(</w:t>
      </w:r>
      <w:r w:rsidR="00A10963" w:rsidRPr="00671EB7">
        <w:rPr>
          <w:sz w:val="20"/>
          <w:szCs w:val="20"/>
        </w:rPr>
        <w:t xml:space="preserve">P, Q) is generally different from KL-div(Q,P). </w:t>
      </w:r>
    </w:p>
    <w:p w14:paraId="5E9455B8" w14:textId="2DC78E30" w:rsidR="00904DB2" w:rsidRDefault="00904DB2" w:rsidP="00620E27">
      <w:pPr>
        <w:tabs>
          <w:tab w:val="left" w:pos="1424"/>
        </w:tabs>
        <w:rPr>
          <w:sz w:val="20"/>
          <w:szCs w:val="20"/>
          <w:lang w:eastAsia="zh-CN"/>
        </w:rPr>
      </w:pPr>
      <w:r w:rsidRPr="00671EB7">
        <w:rPr>
          <w:noProof/>
          <w:sz w:val="20"/>
          <w:szCs w:val="20"/>
        </w:rPr>
        <w:drawing>
          <wp:inline distT="0" distB="0" distL="0" distR="0" wp14:anchorId="5BA6A492" wp14:editId="3A712802">
            <wp:extent cx="5396245" cy="21130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_flow.pdf"/>
                    <pic:cNvPicPr/>
                  </pic:nvPicPr>
                  <pic:blipFill rotWithShape="1">
                    <a:blip r:embed="rId14">
                      <a:extLst>
                        <a:ext uri="{28A0092B-C50C-407E-A947-70E740481C1C}">
                          <a14:useLocalDpi xmlns:a14="http://schemas.microsoft.com/office/drawing/2010/main" val="0"/>
                        </a:ext>
                      </a:extLst>
                    </a:blip>
                    <a:srcRect l="1515" r="1538"/>
                    <a:stretch/>
                  </pic:blipFill>
                  <pic:spPr bwMode="auto">
                    <a:xfrm>
                      <a:off x="0" y="0"/>
                      <a:ext cx="5399405" cy="2114322"/>
                    </a:xfrm>
                    <a:prstGeom prst="rect">
                      <a:avLst/>
                    </a:prstGeom>
                    <a:ln>
                      <a:noFill/>
                    </a:ln>
                    <a:extLst>
                      <a:ext uri="{53640926-AAD7-44d8-BBD7-CCE9431645EC}">
                        <a14:shadowObscured xmlns:a14="http://schemas.microsoft.com/office/drawing/2010/main"/>
                      </a:ext>
                    </a:extLst>
                  </pic:spPr>
                </pic:pic>
              </a:graphicData>
            </a:graphic>
          </wp:inline>
        </w:drawing>
      </w:r>
    </w:p>
    <w:p w14:paraId="61F9749F" w14:textId="0CFB0EBE" w:rsidR="00087871" w:rsidRPr="00671EB7" w:rsidRDefault="00087871" w:rsidP="00411B9E">
      <w:pPr>
        <w:tabs>
          <w:tab w:val="left" w:pos="1424"/>
        </w:tabs>
        <w:jc w:val="center"/>
        <w:rPr>
          <w:sz w:val="20"/>
          <w:szCs w:val="20"/>
          <w:lang w:eastAsia="zh-CN"/>
        </w:rPr>
      </w:pPr>
      <w:r>
        <w:rPr>
          <w:sz w:val="20"/>
          <w:szCs w:val="20"/>
          <w:lang w:eastAsia="zh-CN"/>
        </w:rPr>
        <w:t>Fig.4 flow chart of the experiment steps with synthetic data</w:t>
      </w:r>
    </w:p>
    <w:p w14:paraId="7A28BC4C" w14:textId="77777777" w:rsidR="00E7142B" w:rsidRPr="00671EB7" w:rsidRDefault="00E7142B" w:rsidP="00620E27">
      <w:pPr>
        <w:tabs>
          <w:tab w:val="left" w:pos="1424"/>
        </w:tabs>
        <w:rPr>
          <w:color w:val="A6A6A6" w:themeColor="background1" w:themeShade="A6"/>
          <w:sz w:val="20"/>
          <w:szCs w:val="20"/>
          <w:lang w:eastAsia="zh-CN"/>
        </w:rPr>
      </w:pPr>
    </w:p>
    <w:p w14:paraId="3E314B99" w14:textId="06A96427" w:rsidR="009D42E6" w:rsidRPr="00671EB7" w:rsidRDefault="00E7142B" w:rsidP="0012706F">
      <w:pPr>
        <w:rPr>
          <w:b/>
          <w:lang w:eastAsia="zh-CN"/>
        </w:rPr>
      </w:pPr>
      <w:r w:rsidRPr="00671EB7">
        <w:rPr>
          <w:b/>
        </w:rPr>
        <w:t>4. Experiments</w:t>
      </w:r>
    </w:p>
    <w:p w14:paraId="01F9EB15" w14:textId="77777777" w:rsidR="009D42E6" w:rsidRPr="00671EB7" w:rsidRDefault="009D42E6" w:rsidP="004E653C">
      <w:pPr>
        <w:rPr>
          <w:sz w:val="20"/>
          <w:szCs w:val="20"/>
        </w:rPr>
      </w:pPr>
    </w:p>
    <w:p w14:paraId="49E86255" w14:textId="71040F68" w:rsidR="007A1712" w:rsidRDefault="004E653C" w:rsidP="004E653C">
      <w:pPr>
        <w:rPr>
          <w:sz w:val="20"/>
          <w:szCs w:val="20"/>
        </w:rPr>
      </w:pPr>
      <w:r w:rsidRPr="00671EB7">
        <w:rPr>
          <w:sz w:val="20"/>
          <w:szCs w:val="20"/>
        </w:rPr>
        <w:t xml:space="preserve">We performed </w:t>
      </w:r>
      <w:del w:id="34" w:author="Chong Shao" w:date="2016-10-30T15:50:00Z">
        <w:r w:rsidR="00346B4F" w:rsidDel="00046CD4">
          <w:rPr>
            <w:sz w:val="20"/>
            <w:szCs w:val="20"/>
          </w:rPr>
          <w:delText>multiple</w:delText>
        </w:r>
        <w:r w:rsidR="00346B4F" w:rsidRPr="00671EB7" w:rsidDel="00046CD4">
          <w:rPr>
            <w:sz w:val="20"/>
            <w:szCs w:val="20"/>
          </w:rPr>
          <w:delText xml:space="preserve"> </w:delText>
        </w:r>
      </w:del>
      <w:ins w:id="35" w:author="Chong Shao" w:date="2016-10-30T15:50:00Z">
        <w:r w:rsidR="00046CD4">
          <w:rPr>
            <w:sz w:val="20"/>
            <w:szCs w:val="20"/>
          </w:rPr>
          <w:t>two types of</w:t>
        </w:r>
        <w:r w:rsidR="00046CD4" w:rsidRPr="00671EB7">
          <w:rPr>
            <w:sz w:val="20"/>
            <w:szCs w:val="20"/>
          </w:rPr>
          <w:t xml:space="preserve"> </w:t>
        </w:r>
      </w:ins>
      <w:r w:rsidRPr="00671EB7">
        <w:rPr>
          <w:sz w:val="20"/>
          <w:szCs w:val="20"/>
        </w:rPr>
        <w:t xml:space="preserve">experiments to evaluate our methods. </w:t>
      </w:r>
      <w:r w:rsidR="00DF4722" w:rsidRPr="00671EB7">
        <w:rPr>
          <w:sz w:val="20"/>
          <w:szCs w:val="20"/>
        </w:rPr>
        <w:t>The</w:t>
      </w:r>
      <w:r w:rsidRPr="00671EB7">
        <w:rPr>
          <w:sz w:val="20"/>
          <w:szCs w:val="20"/>
        </w:rPr>
        <w:t xml:space="preserve"> goal is to compare the analysis-aware video compression method</w:t>
      </w:r>
      <w:r w:rsidR="00F76E4C" w:rsidRPr="00671EB7">
        <w:rPr>
          <w:sz w:val="20"/>
          <w:szCs w:val="20"/>
        </w:rPr>
        <w:t xml:space="preserve"> </w:t>
      </w:r>
      <w:r w:rsidRPr="00671EB7">
        <w:rPr>
          <w:sz w:val="20"/>
          <w:szCs w:val="20"/>
        </w:rPr>
        <w:t xml:space="preserve">against the standard video </w:t>
      </w:r>
      <w:r w:rsidR="00346B4F">
        <w:rPr>
          <w:sz w:val="20"/>
          <w:szCs w:val="20"/>
        </w:rPr>
        <w:t>compression technique (H.264)</w:t>
      </w:r>
      <w:r w:rsidRPr="00671EB7">
        <w:rPr>
          <w:sz w:val="20"/>
          <w:szCs w:val="20"/>
        </w:rPr>
        <w:t xml:space="preserve">. </w:t>
      </w:r>
      <w:r w:rsidR="00613FF6" w:rsidRPr="00671EB7">
        <w:rPr>
          <w:sz w:val="20"/>
          <w:szCs w:val="20"/>
        </w:rPr>
        <w:t>We included</w:t>
      </w:r>
      <w:r w:rsidR="00B47A53" w:rsidRPr="00671EB7">
        <w:rPr>
          <w:sz w:val="20"/>
          <w:szCs w:val="20"/>
        </w:rPr>
        <w:t xml:space="preserve"> </w:t>
      </w:r>
      <w:r w:rsidR="00F76E4C" w:rsidRPr="00671EB7">
        <w:rPr>
          <w:sz w:val="20"/>
          <w:szCs w:val="20"/>
        </w:rPr>
        <w:t>the two variations of the analysis-aware video compression method</w:t>
      </w:r>
      <w:r w:rsidR="00597B8D" w:rsidRPr="00671EB7">
        <w:rPr>
          <w:sz w:val="20"/>
          <w:szCs w:val="20"/>
        </w:rPr>
        <w:t xml:space="preserve"> in comparison</w:t>
      </w:r>
      <w:r w:rsidR="00F76E4C" w:rsidRPr="00671EB7">
        <w:rPr>
          <w:sz w:val="20"/>
          <w:szCs w:val="20"/>
        </w:rPr>
        <w:t>.</w:t>
      </w:r>
      <w:r w:rsidR="000C7222" w:rsidRPr="00671EB7">
        <w:rPr>
          <w:sz w:val="20"/>
          <w:szCs w:val="20"/>
        </w:rPr>
        <w:t xml:space="preserve"> Both synthetic microscopy video data and real microscopy video data are used in the experiments. </w:t>
      </w:r>
    </w:p>
    <w:p w14:paraId="755BB674" w14:textId="77777777" w:rsidR="007A1712" w:rsidRDefault="007A1712" w:rsidP="004E653C">
      <w:pPr>
        <w:rPr>
          <w:sz w:val="20"/>
          <w:szCs w:val="20"/>
        </w:rPr>
      </w:pPr>
    </w:p>
    <w:p w14:paraId="41B50F38" w14:textId="3B6E4BFB" w:rsidR="000C7222" w:rsidRPr="00671EB7" w:rsidRDefault="001A31FF" w:rsidP="004E653C">
      <w:pPr>
        <w:rPr>
          <w:sz w:val="20"/>
          <w:szCs w:val="20"/>
        </w:rPr>
      </w:pPr>
      <w:r w:rsidRPr="00671EB7">
        <w:rPr>
          <w:sz w:val="20"/>
          <w:szCs w:val="20"/>
        </w:rPr>
        <w:t xml:space="preserve">For each </w:t>
      </w:r>
      <w:r w:rsidR="00F972B2" w:rsidRPr="00671EB7">
        <w:rPr>
          <w:sz w:val="20"/>
          <w:szCs w:val="20"/>
        </w:rPr>
        <w:t>compression technique</w:t>
      </w:r>
      <w:r w:rsidR="002D6DB0" w:rsidRPr="00671EB7">
        <w:rPr>
          <w:sz w:val="20"/>
          <w:szCs w:val="20"/>
        </w:rPr>
        <w:t xml:space="preserve">, </w:t>
      </w:r>
      <w:r w:rsidR="00290CEA">
        <w:rPr>
          <w:sz w:val="20"/>
          <w:szCs w:val="20"/>
        </w:rPr>
        <w:t>we would like to compare the performance of different compression methods under different bandwidth settings. W</w:t>
      </w:r>
      <w:r w:rsidR="002D6DB0" w:rsidRPr="00671EB7">
        <w:rPr>
          <w:sz w:val="20"/>
          <w:szCs w:val="20"/>
        </w:rPr>
        <w:t>e ran the tests with various configurations</w:t>
      </w:r>
      <w:r w:rsidR="00B34E56" w:rsidRPr="00671EB7">
        <w:rPr>
          <w:sz w:val="20"/>
          <w:szCs w:val="20"/>
        </w:rPr>
        <w:t xml:space="preserve"> to generate different compressed video sizes</w:t>
      </w:r>
      <w:r w:rsidR="002D6DB0" w:rsidRPr="00671EB7">
        <w:rPr>
          <w:sz w:val="20"/>
          <w:szCs w:val="20"/>
        </w:rPr>
        <w:t xml:space="preserve">. </w:t>
      </w:r>
      <w:r w:rsidR="006F6415">
        <w:rPr>
          <w:sz w:val="20"/>
          <w:szCs w:val="20"/>
        </w:rPr>
        <w:t xml:space="preserve">We then plotted the </w:t>
      </w:r>
      <w:r w:rsidR="00B62A8B">
        <w:rPr>
          <w:sz w:val="20"/>
          <w:szCs w:val="20"/>
        </w:rPr>
        <w:t xml:space="preserve">video quality </w:t>
      </w:r>
      <w:r w:rsidR="00FD1123">
        <w:rPr>
          <w:sz w:val="20"/>
          <w:szCs w:val="20"/>
        </w:rPr>
        <w:t>evaluation</w:t>
      </w:r>
      <w:r w:rsidR="006F6415">
        <w:rPr>
          <w:sz w:val="20"/>
          <w:szCs w:val="20"/>
        </w:rPr>
        <w:t xml:space="preserve"> results versus video data sizes. </w:t>
      </w:r>
      <w:r w:rsidR="00890C0C" w:rsidRPr="00671EB7">
        <w:rPr>
          <w:sz w:val="20"/>
          <w:szCs w:val="20"/>
        </w:rPr>
        <w:t>The experiments on synthetic data and real data are discussed separately in the next two subsections.</w:t>
      </w:r>
    </w:p>
    <w:p w14:paraId="5984592B" w14:textId="77777777" w:rsidR="005D0DC6" w:rsidRPr="00671EB7" w:rsidRDefault="005D0DC6" w:rsidP="00F71EEA">
      <w:pPr>
        <w:rPr>
          <w:sz w:val="20"/>
          <w:szCs w:val="20"/>
          <w:lang w:eastAsia="zh-CN"/>
        </w:rPr>
      </w:pPr>
    </w:p>
    <w:p w14:paraId="1A1CF5FB" w14:textId="5705EA05" w:rsidR="001A710E" w:rsidRPr="00671EB7" w:rsidRDefault="003D6141" w:rsidP="00620E27">
      <w:pPr>
        <w:rPr>
          <w:b/>
          <w:sz w:val="20"/>
          <w:szCs w:val="20"/>
        </w:rPr>
      </w:pPr>
      <w:r w:rsidRPr="00671EB7">
        <w:rPr>
          <w:b/>
          <w:sz w:val="20"/>
          <w:szCs w:val="20"/>
          <w:lang w:eastAsia="zh-CN"/>
        </w:rPr>
        <w:t xml:space="preserve">4.1 </w:t>
      </w:r>
      <w:r w:rsidRPr="00671EB7">
        <w:rPr>
          <w:b/>
          <w:sz w:val="20"/>
          <w:szCs w:val="20"/>
        </w:rPr>
        <w:t>Experiment</w:t>
      </w:r>
      <w:r w:rsidR="004D5B59" w:rsidRPr="00671EB7">
        <w:rPr>
          <w:b/>
          <w:sz w:val="20"/>
          <w:szCs w:val="20"/>
        </w:rPr>
        <w:t xml:space="preserve"> on </w:t>
      </w:r>
      <w:r w:rsidR="00387A80">
        <w:rPr>
          <w:b/>
          <w:sz w:val="20"/>
          <w:szCs w:val="20"/>
        </w:rPr>
        <w:t>S</w:t>
      </w:r>
      <w:r w:rsidR="004D5B59" w:rsidRPr="00671EB7">
        <w:rPr>
          <w:b/>
          <w:sz w:val="20"/>
          <w:szCs w:val="20"/>
        </w:rPr>
        <w:t xml:space="preserve">ynthetic </w:t>
      </w:r>
      <w:r w:rsidR="00387A80">
        <w:rPr>
          <w:b/>
          <w:sz w:val="20"/>
          <w:szCs w:val="20"/>
        </w:rPr>
        <w:t>D</w:t>
      </w:r>
      <w:r w:rsidR="004D5B59" w:rsidRPr="00671EB7">
        <w:rPr>
          <w:b/>
          <w:sz w:val="20"/>
          <w:szCs w:val="20"/>
        </w:rPr>
        <w:t xml:space="preserve">ata </w:t>
      </w:r>
    </w:p>
    <w:p w14:paraId="4AEFDD70" w14:textId="77777777" w:rsidR="001D6CBE" w:rsidRPr="00671EB7" w:rsidRDefault="001D6CBE" w:rsidP="00620E27">
      <w:pPr>
        <w:rPr>
          <w:b/>
          <w:sz w:val="20"/>
          <w:szCs w:val="20"/>
        </w:rPr>
      </w:pPr>
    </w:p>
    <w:p w14:paraId="0757F353" w14:textId="116AF406" w:rsidR="000E4059" w:rsidRPr="00671EB7" w:rsidRDefault="001D6CBE" w:rsidP="006032BD">
      <w:pPr>
        <w:rPr>
          <w:sz w:val="20"/>
          <w:szCs w:val="20"/>
        </w:rPr>
      </w:pPr>
      <w:r w:rsidRPr="00671EB7">
        <w:rPr>
          <w:sz w:val="20"/>
          <w:szCs w:val="20"/>
        </w:rPr>
        <w:lastRenderedPageBreak/>
        <w:t xml:space="preserve">The overall experiment flow on synthetic data is illustrated in </w:t>
      </w:r>
      <w:r w:rsidR="00087871">
        <w:rPr>
          <w:sz w:val="20"/>
          <w:szCs w:val="20"/>
        </w:rPr>
        <w:t>Fig.</w:t>
      </w:r>
      <w:r w:rsidR="00E70714">
        <w:rPr>
          <w:sz w:val="20"/>
          <w:szCs w:val="20"/>
        </w:rPr>
        <w:t xml:space="preserve"> </w:t>
      </w:r>
      <w:r w:rsidR="00087871">
        <w:rPr>
          <w:sz w:val="20"/>
          <w:szCs w:val="20"/>
        </w:rPr>
        <w:t>4.</w:t>
      </w:r>
      <w:r w:rsidRPr="00671EB7">
        <w:rPr>
          <w:sz w:val="20"/>
          <w:szCs w:val="20"/>
        </w:rPr>
        <w:t xml:space="preserve"> </w:t>
      </w:r>
      <w:r w:rsidR="001A710E" w:rsidRPr="00671EB7">
        <w:rPr>
          <w:sz w:val="20"/>
          <w:szCs w:val="20"/>
        </w:rPr>
        <w:t xml:space="preserve">We </w:t>
      </w:r>
      <w:r w:rsidR="007A1712">
        <w:rPr>
          <w:sz w:val="20"/>
          <w:szCs w:val="20"/>
        </w:rPr>
        <w:t>wrote</w:t>
      </w:r>
      <w:r w:rsidR="007A1712" w:rsidRPr="00671EB7">
        <w:rPr>
          <w:sz w:val="20"/>
          <w:szCs w:val="20"/>
        </w:rPr>
        <w:t xml:space="preserve"> </w:t>
      </w:r>
      <w:r w:rsidR="00352D0E" w:rsidRPr="00671EB7">
        <w:rPr>
          <w:sz w:val="20"/>
          <w:szCs w:val="20"/>
        </w:rPr>
        <w:t xml:space="preserve">a </w:t>
      </w:r>
      <w:r w:rsidR="001A710E" w:rsidRPr="00671EB7">
        <w:rPr>
          <w:sz w:val="20"/>
          <w:szCs w:val="20"/>
        </w:rPr>
        <w:t>program to generate synthetic microscopy video frames.</w:t>
      </w:r>
      <w:r w:rsidR="00B320BD" w:rsidRPr="00671EB7">
        <w:rPr>
          <w:sz w:val="20"/>
          <w:szCs w:val="20"/>
        </w:rPr>
        <w:t xml:space="preserve"> </w:t>
      </w:r>
      <w:r w:rsidR="007A1712">
        <w:rPr>
          <w:sz w:val="20"/>
          <w:szCs w:val="20"/>
        </w:rPr>
        <w:t>This data generating process is composed by several stages. Firstly,</w:t>
      </w:r>
      <w:r w:rsidR="00A462FB" w:rsidRPr="00671EB7">
        <w:rPr>
          <w:sz w:val="20"/>
          <w:szCs w:val="20"/>
        </w:rPr>
        <w:t xml:space="preserve"> we use a program to simulate bead trajectories.</w:t>
      </w:r>
      <w:r w:rsidR="00C5736A" w:rsidRPr="00671EB7">
        <w:rPr>
          <w:sz w:val="20"/>
          <w:szCs w:val="20"/>
        </w:rPr>
        <w:t xml:space="preserve"> In this experiment</w:t>
      </w:r>
      <w:r w:rsidR="00E8776C" w:rsidRPr="00671EB7">
        <w:rPr>
          <w:sz w:val="20"/>
          <w:szCs w:val="20"/>
        </w:rPr>
        <w:t xml:space="preserve"> we</w:t>
      </w:r>
      <w:r w:rsidR="00AB7EBE" w:rsidRPr="00671EB7">
        <w:rPr>
          <w:sz w:val="20"/>
          <w:szCs w:val="20"/>
        </w:rPr>
        <w:t xml:space="preserve"> generate</w:t>
      </w:r>
      <w:r w:rsidR="00826428" w:rsidRPr="00671EB7">
        <w:rPr>
          <w:sz w:val="20"/>
          <w:szCs w:val="20"/>
        </w:rPr>
        <w:t>d</w:t>
      </w:r>
      <w:r w:rsidR="00AB7EBE" w:rsidRPr="00671EB7">
        <w:rPr>
          <w:sz w:val="20"/>
          <w:szCs w:val="20"/>
        </w:rPr>
        <w:t xml:space="preserve"> </w:t>
      </w:r>
      <w:r w:rsidR="005F3329" w:rsidRPr="00671EB7">
        <w:rPr>
          <w:sz w:val="20"/>
          <w:szCs w:val="20"/>
        </w:rPr>
        <w:t xml:space="preserve">10 bead trajectories. </w:t>
      </w:r>
      <w:r w:rsidR="00BD29D6" w:rsidRPr="00671EB7">
        <w:rPr>
          <w:sz w:val="20"/>
          <w:szCs w:val="20"/>
        </w:rPr>
        <w:t xml:space="preserve">The data </w:t>
      </w:r>
      <w:r w:rsidR="0057731D">
        <w:rPr>
          <w:sz w:val="20"/>
          <w:szCs w:val="20"/>
        </w:rPr>
        <w:t>was</w:t>
      </w:r>
      <w:r w:rsidR="0057731D" w:rsidRPr="00671EB7">
        <w:rPr>
          <w:sz w:val="20"/>
          <w:szCs w:val="20"/>
        </w:rPr>
        <w:t xml:space="preserve"> </w:t>
      </w:r>
      <w:r w:rsidR="00BD29D6" w:rsidRPr="00671EB7">
        <w:rPr>
          <w:sz w:val="20"/>
          <w:szCs w:val="20"/>
        </w:rPr>
        <w:t xml:space="preserve">stored as list of x-y pairs, describing the </w:t>
      </w:r>
      <w:r w:rsidR="00EE3257" w:rsidRPr="00671EB7">
        <w:rPr>
          <w:sz w:val="20"/>
          <w:szCs w:val="20"/>
        </w:rPr>
        <w:t xml:space="preserve">bead positions </w:t>
      </w:r>
      <w:r w:rsidR="00DD5345" w:rsidRPr="00671EB7">
        <w:rPr>
          <w:sz w:val="20"/>
          <w:szCs w:val="20"/>
        </w:rPr>
        <w:t>on every frame</w:t>
      </w:r>
      <w:r w:rsidR="001A3BB8" w:rsidRPr="00671EB7">
        <w:rPr>
          <w:sz w:val="20"/>
          <w:szCs w:val="20"/>
        </w:rPr>
        <w:t xml:space="preserve"> in the video</w:t>
      </w:r>
      <w:r w:rsidR="00DD5345" w:rsidRPr="00671EB7">
        <w:rPr>
          <w:sz w:val="20"/>
          <w:szCs w:val="20"/>
        </w:rPr>
        <w:t xml:space="preserve">. </w:t>
      </w:r>
      <w:r w:rsidR="00EE4CDC" w:rsidRPr="00671EB7">
        <w:rPr>
          <w:sz w:val="20"/>
          <w:szCs w:val="20"/>
        </w:rPr>
        <w:t xml:space="preserve">For </w:t>
      </w:r>
      <w:r w:rsidR="00C02183" w:rsidRPr="00671EB7">
        <w:rPr>
          <w:sz w:val="20"/>
          <w:szCs w:val="20"/>
        </w:rPr>
        <w:t>an</w:t>
      </w:r>
      <w:r w:rsidR="00A76E56" w:rsidRPr="00671EB7">
        <w:rPr>
          <w:sz w:val="20"/>
          <w:szCs w:val="20"/>
        </w:rPr>
        <w:t xml:space="preserve"> 1800-frame video with 10 beads</w:t>
      </w:r>
      <w:r w:rsidR="00EE4CDC" w:rsidRPr="00671EB7">
        <w:rPr>
          <w:sz w:val="20"/>
          <w:szCs w:val="20"/>
        </w:rPr>
        <w:t xml:space="preserve">, we </w:t>
      </w:r>
      <w:r w:rsidR="00C36445">
        <w:rPr>
          <w:sz w:val="20"/>
          <w:szCs w:val="20"/>
        </w:rPr>
        <w:t>had</w:t>
      </w:r>
      <w:r w:rsidR="00C36445" w:rsidRPr="00671EB7">
        <w:rPr>
          <w:sz w:val="20"/>
          <w:szCs w:val="20"/>
        </w:rPr>
        <w:t xml:space="preserve"> </w:t>
      </w:r>
      <w:r w:rsidR="00E24D2A" w:rsidRPr="00671EB7">
        <w:rPr>
          <w:sz w:val="20"/>
          <w:szCs w:val="20"/>
        </w:rPr>
        <w:t>1</w:t>
      </w:r>
      <w:r w:rsidR="00B10F02" w:rsidRPr="00671EB7">
        <w:rPr>
          <w:sz w:val="20"/>
          <w:szCs w:val="20"/>
        </w:rPr>
        <w:t>0</w:t>
      </w:r>
      <w:r w:rsidR="00A90E02" w:rsidRPr="00671EB7">
        <w:rPr>
          <w:sz w:val="20"/>
          <w:szCs w:val="20"/>
        </w:rPr>
        <w:t xml:space="preserve"> list</w:t>
      </w:r>
      <w:r w:rsidR="00B10F02" w:rsidRPr="00671EB7">
        <w:rPr>
          <w:sz w:val="20"/>
          <w:szCs w:val="20"/>
        </w:rPr>
        <w:t>s</w:t>
      </w:r>
      <w:r w:rsidR="00A90E02" w:rsidRPr="00671EB7">
        <w:rPr>
          <w:sz w:val="20"/>
          <w:szCs w:val="20"/>
        </w:rPr>
        <w:t xml:space="preserve"> </w:t>
      </w:r>
      <w:r w:rsidR="00567646" w:rsidRPr="00671EB7">
        <w:rPr>
          <w:sz w:val="20"/>
          <w:szCs w:val="20"/>
        </w:rPr>
        <w:t>with</w:t>
      </w:r>
      <w:r w:rsidR="00B10F02" w:rsidRPr="00671EB7">
        <w:rPr>
          <w:sz w:val="20"/>
          <w:szCs w:val="20"/>
        </w:rPr>
        <w:t xml:space="preserve"> l</w:t>
      </w:r>
      <w:r w:rsidR="00A76E56" w:rsidRPr="00671EB7">
        <w:rPr>
          <w:sz w:val="20"/>
          <w:szCs w:val="20"/>
        </w:rPr>
        <w:t xml:space="preserve">ength 1800. </w:t>
      </w:r>
      <w:r w:rsidR="00D52197" w:rsidRPr="00671EB7">
        <w:rPr>
          <w:sz w:val="20"/>
          <w:szCs w:val="20"/>
        </w:rPr>
        <w:t>With the bead trajectories data, we generate</w:t>
      </w:r>
      <w:r w:rsidR="00A849DF" w:rsidRPr="00671EB7">
        <w:rPr>
          <w:sz w:val="20"/>
          <w:szCs w:val="20"/>
        </w:rPr>
        <w:t>d</w:t>
      </w:r>
      <w:r w:rsidR="00D52197" w:rsidRPr="00671EB7">
        <w:rPr>
          <w:sz w:val="20"/>
          <w:szCs w:val="20"/>
        </w:rPr>
        <w:t xml:space="preserve"> </w:t>
      </w:r>
      <w:r w:rsidR="006B5A3A" w:rsidRPr="00671EB7">
        <w:rPr>
          <w:sz w:val="20"/>
          <w:szCs w:val="20"/>
        </w:rPr>
        <w:t xml:space="preserve">10 </w:t>
      </w:r>
      <w:r w:rsidR="00A12B1F" w:rsidRPr="00671EB7">
        <w:rPr>
          <w:sz w:val="20"/>
          <w:szCs w:val="20"/>
        </w:rPr>
        <w:t>videos</w:t>
      </w:r>
      <w:r w:rsidR="006B5A3A" w:rsidRPr="00671EB7">
        <w:rPr>
          <w:sz w:val="20"/>
          <w:szCs w:val="20"/>
        </w:rPr>
        <w:t xml:space="preserve"> that contain beads</w:t>
      </w:r>
      <w:r w:rsidR="00A12B1F" w:rsidRPr="00671EB7">
        <w:rPr>
          <w:sz w:val="20"/>
          <w:szCs w:val="20"/>
        </w:rPr>
        <w:t xml:space="preserve">. </w:t>
      </w:r>
      <w:r w:rsidR="006B5A3A" w:rsidRPr="00671EB7">
        <w:rPr>
          <w:sz w:val="20"/>
          <w:szCs w:val="20"/>
        </w:rPr>
        <w:t>All ten videos share the same bead tra</w:t>
      </w:r>
      <w:r w:rsidR="00D820C8" w:rsidRPr="00671EB7">
        <w:rPr>
          <w:sz w:val="20"/>
          <w:szCs w:val="20"/>
        </w:rPr>
        <w:t>jectories</w:t>
      </w:r>
      <w:r w:rsidR="00AC11ED" w:rsidRPr="00671EB7">
        <w:rPr>
          <w:sz w:val="20"/>
          <w:szCs w:val="20"/>
        </w:rPr>
        <w:t xml:space="preserve">. </w:t>
      </w:r>
    </w:p>
    <w:p w14:paraId="6B544533" w14:textId="77777777" w:rsidR="00D275D3" w:rsidRPr="00671EB7" w:rsidRDefault="00D275D3" w:rsidP="006032BD">
      <w:pPr>
        <w:rPr>
          <w:sz w:val="20"/>
          <w:szCs w:val="20"/>
        </w:rPr>
      </w:pPr>
    </w:p>
    <w:p w14:paraId="376CB8C3" w14:textId="4F204F30" w:rsidR="004C0F54" w:rsidRPr="00671EB7" w:rsidRDefault="002F1928" w:rsidP="004C0F54">
      <w:pPr>
        <w:rPr>
          <w:sz w:val="20"/>
          <w:szCs w:val="20"/>
          <w:lang w:eastAsia="zh-CN"/>
        </w:rPr>
      </w:pPr>
      <w:r>
        <w:rPr>
          <w:sz w:val="20"/>
          <w:szCs w:val="20"/>
          <w:lang w:eastAsia="zh-CN"/>
        </w:rPr>
        <w:t xml:space="preserve">In the second stage, </w:t>
      </w:r>
      <w:r w:rsidR="00C325D0">
        <w:rPr>
          <w:sz w:val="20"/>
          <w:szCs w:val="20"/>
          <w:lang w:eastAsia="zh-CN"/>
        </w:rPr>
        <w:t>f</w:t>
      </w:r>
      <w:r w:rsidR="004C0F54" w:rsidRPr="00671EB7">
        <w:rPr>
          <w:sz w:val="20"/>
          <w:szCs w:val="20"/>
          <w:lang w:eastAsia="zh-CN"/>
        </w:rPr>
        <w:t xml:space="preserve">or one beads </w:t>
      </w:r>
      <w:r w:rsidR="005F0B2C" w:rsidRPr="00671EB7">
        <w:rPr>
          <w:sz w:val="20"/>
          <w:szCs w:val="20"/>
          <w:lang w:eastAsia="zh-CN"/>
        </w:rPr>
        <w:t xml:space="preserve">position </w:t>
      </w:r>
      <w:r w:rsidR="004C0F54" w:rsidRPr="00671EB7">
        <w:rPr>
          <w:sz w:val="20"/>
          <w:szCs w:val="20"/>
          <w:lang w:eastAsia="zh-CN"/>
        </w:rPr>
        <w:t xml:space="preserve">on </w:t>
      </w:r>
      <w:r w:rsidR="00F965C3" w:rsidRPr="00671EB7">
        <w:rPr>
          <w:sz w:val="20"/>
          <w:szCs w:val="20"/>
          <w:lang w:eastAsia="zh-CN"/>
        </w:rPr>
        <w:t xml:space="preserve">every </w:t>
      </w:r>
      <w:r w:rsidR="004C0F54" w:rsidRPr="00671EB7">
        <w:rPr>
          <w:sz w:val="20"/>
          <w:szCs w:val="20"/>
          <w:lang w:eastAsia="zh-CN"/>
        </w:rPr>
        <w:t xml:space="preserve">frame, we used </w:t>
      </w:r>
      <w:r w:rsidR="003857DD" w:rsidRPr="00671EB7">
        <w:rPr>
          <w:sz w:val="20"/>
          <w:szCs w:val="20"/>
          <w:lang w:eastAsia="zh-CN"/>
        </w:rPr>
        <w:t xml:space="preserve">a </w:t>
      </w:r>
      <w:r w:rsidR="004C0F54" w:rsidRPr="00671EB7">
        <w:rPr>
          <w:sz w:val="20"/>
          <w:szCs w:val="20"/>
          <w:lang w:eastAsia="zh-CN"/>
        </w:rPr>
        <w:t xml:space="preserve">script to generate a bright 2D Gaussian blob with </w:t>
      </w:r>
      <w:r w:rsidR="00237B93" w:rsidRPr="00671EB7">
        <w:rPr>
          <w:sz w:val="20"/>
          <w:szCs w:val="20"/>
          <w:lang w:eastAsia="zh-CN"/>
        </w:rPr>
        <w:t xml:space="preserve">pre-determined </w:t>
      </w:r>
      <w:r w:rsidR="004C0F54" w:rsidRPr="00671EB7">
        <w:rPr>
          <w:sz w:val="20"/>
          <w:szCs w:val="20"/>
          <w:lang w:eastAsia="zh-CN"/>
        </w:rPr>
        <w:t>mean intensity and st</w:t>
      </w:r>
      <w:r w:rsidR="000876AC" w:rsidRPr="00671EB7">
        <w:rPr>
          <w:sz w:val="20"/>
          <w:szCs w:val="20"/>
          <w:lang w:eastAsia="zh-CN"/>
        </w:rPr>
        <w:t>andard deviation values</w:t>
      </w:r>
      <w:r w:rsidR="00C36445">
        <w:rPr>
          <w:sz w:val="20"/>
          <w:szCs w:val="20"/>
          <w:lang w:eastAsia="zh-CN"/>
        </w:rPr>
        <w:t>.</w:t>
      </w:r>
      <w:r w:rsidR="004C0F54" w:rsidRPr="00671EB7">
        <w:rPr>
          <w:sz w:val="20"/>
          <w:szCs w:val="20"/>
          <w:lang w:eastAsia="zh-CN"/>
        </w:rPr>
        <w:t xml:space="preserve"> </w:t>
      </w:r>
      <w:r w:rsidR="00C36445">
        <w:rPr>
          <w:sz w:val="20"/>
          <w:szCs w:val="20"/>
          <w:lang w:eastAsia="zh-CN"/>
        </w:rPr>
        <w:t>We</w:t>
      </w:r>
      <w:r w:rsidR="00C36445" w:rsidRPr="00671EB7">
        <w:rPr>
          <w:sz w:val="20"/>
          <w:szCs w:val="20"/>
          <w:lang w:eastAsia="zh-CN"/>
        </w:rPr>
        <w:t xml:space="preserve"> </w:t>
      </w:r>
      <w:r w:rsidR="004C0F54" w:rsidRPr="00671EB7">
        <w:rPr>
          <w:sz w:val="20"/>
          <w:szCs w:val="20"/>
          <w:lang w:eastAsia="zh-CN"/>
        </w:rPr>
        <w:t>place it</w:t>
      </w:r>
      <w:r w:rsidR="00773519" w:rsidRPr="00671EB7">
        <w:rPr>
          <w:sz w:val="20"/>
          <w:szCs w:val="20"/>
          <w:lang w:eastAsia="zh-CN"/>
        </w:rPr>
        <w:t xml:space="preserve"> so it is</w:t>
      </w:r>
      <w:r w:rsidR="004C0F54" w:rsidRPr="00671EB7">
        <w:rPr>
          <w:sz w:val="20"/>
          <w:szCs w:val="20"/>
          <w:lang w:eastAsia="zh-CN"/>
        </w:rPr>
        <w:t xml:space="preserve"> center</w:t>
      </w:r>
      <w:r w:rsidR="00773519" w:rsidRPr="00671EB7">
        <w:rPr>
          <w:sz w:val="20"/>
          <w:szCs w:val="20"/>
          <w:lang w:eastAsia="zh-CN"/>
        </w:rPr>
        <w:t>ed</w:t>
      </w:r>
      <w:r w:rsidR="004C0F54" w:rsidRPr="00671EB7">
        <w:rPr>
          <w:sz w:val="20"/>
          <w:szCs w:val="20"/>
          <w:lang w:eastAsia="zh-CN"/>
        </w:rPr>
        <w:t xml:space="preserve"> at the given x-y location according to the trajectory data list. </w:t>
      </w:r>
      <w:r w:rsidR="004A67CD" w:rsidRPr="00671EB7">
        <w:rPr>
          <w:sz w:val="20"/>
          <w:szCs w:val="20"/>
          <w:lang w:eastAsia="zh-CN"/>
        </w:rPr>
        <w:t>The result is a “clean” video without background noise.</w:t>
      </w:r>
    </w:p>
    <w:p w14:paraId="5168AAC9" w14:textId="77777777" w:rsidR="004C0F54" w:rsidRPr="00671EB7" w:rsidRDefault="004C0F54" w:rsidP="006032BD">
      <w:pPr>
        <w:rPr>
          <w:sz w:val="20"/>
          <w:szCs w:val="20"/>
        </w:rPr>
      </w:pPr>
    </w:p>
    <w:p w14:paraId="67BF084D" w14:textId="585EC832" w:rsidR="00496AD3" w:rsidRPr="00671EB7" w:rsidRDefault="00597B14" w:rsidP="00620E27">
      <w:pPr>
        <w:rPr>
          <w:sz w:val="20"/>
          <w:szCs w:val="20"/>
        </w:rPr>
      </w:pPr>
      <w:r w:rsidRPr="00671EB7">
        <w:rPr>
          <w:sz w:val="20"/>
          <w:szCs w:val="20"/>
        </w:rPr>
        <w:t>The next step is</w:t>
      </w:r>
      <w:r w:rsidR="004C0F54" w:rsidRPr="00671EB7">
        <w:rPr>
          <w:sz w:val="20"/>
          <w:szCs w:val="20"/>
        </w:rPr>
        <w:t xml:space="preserve"> to add noise into the video. </w:t>
      </w:r>
      <w:r w:rsidR="00A9418E" w:rsidRPr="00671EB7">
        <w:rPr>
          <w:sz w:val="20"/>
          <w:szCs w:val="20"/>
        </w:rPr>
        <w:t>I</w:t>
      </w:r>
      <w:r w:rsidR="004647E9" w:rsidRPr="00671EB7">
        <w:rPr>
          <w:sz w:val="20"/>
          <w:szCs w:val="20"/>
        </w:rPr>
        <w:t xml:space="preserve">n </w:t>
      </w:r>
      <w:r w:rsidR="002047E9" w:rsidRPr="00671EB7">
        <w:rPr>
          <w:sz w:val="20"/>
          <w:szCs w:val="20"/>
        </w:rPr>
        <w:t xml:space="preserve">generating </w:t>
      </w:r>
      <w:r w:rsidR="00D35D41" w:rsidRPr="00671EB7">
        <w:rPr>
          <w:sz w:val="20"/>
          <w:szCs w:val="20"/>
        </w:rPr>
        <w:t xml:space="preserve">a </w:t>
      </w:r>
      <w:r w:rsidR="004C0F54" w:rsidRPr="00671EB7">
        <w:rPr>
          <w:sz w:val="20"/>
          <w:szCs w:val="20"/>
        </w:rPr>
        <w:t>noisy</w:t>
      </w:r>
      <w:r w:rsidR="002047E9" w:rsidRPr="00671EB7">
        <w:rPr>
          <w:sz w:val="20"/>
          <w:szCs w:val="20"/>
        </w:rPr>
        <w:t xml:space="preserve"> video, we </w:t>
      </w:r>
      <w:r w:rsidR="00D814F1" w:rsidRPr="00671EB7">
        <w:rPr>
          <w:sz w:val="20"/>
          <w:szCs w:val="20"/>
        </w:rPr>
        <w:t xml:space="preserve">wrote </w:t>
      </w:r>
      <w:r w:rsidR="002047E9" w:rsidRPr="00671EB7">
        <w:rPr>
          <w:sz w:val="20"/>
          <w:szCs w:val="20"/>
        </w:rPr>
        <w:t xml:space="preserve">a program to </w:t>
      </w:r>
      <w:r w:rsidR="007A1712">
        <w:rPr>
          <w:sz w:val="20"/>
          <w:szCs w:val="20"/>
        </w:rPr>
        <w:t>sample</w:t>
      </w:r>
      <w:r w:rsidR="007A1712" w:rsidRPr="00671EB7">
        <w:rPr>
          <w:sz w:val="20"/>
          <w:szCs w:val="20"/>
        </w:rPr>
        <w:t xml:space="preserve"> </w:t>
      </w:r>
      <w:r w:rsidR="007A1712">
        <w:rPr>
          <w:sz w:val="20"/>
          <w:szCs w:val="20"/>
        </w:rPr>
        <w:t>values</w:t>
      </w:r>
      <w:r w:rsidR="002047E9" w:rsidRPr="00671EB7">
        <w:rPr>
          <w:sz w:val="20"/>
          <w:szCs w:val="20"/>
        </w:rPr>
        <w:t xml:space="preserve"> from a pre-determined </w:t>
      </w:r>
      <w:r w:rsidR="00A86105" w:rsidRPr="00671EB7">
        <w:rPr>
          <w:sz w:val="20"/>
          <w:szCs w:val="20"/>
        </w:rPr>
        <w:t xml:space="preserve">distribution that models the background noise. </w:t>
      </w:r>
      <w:r w:rsidR="008E08D0" w:rsidRPr="00671EB7">
        <w:rPr>
          <w:sz w:val="20"/>
          <w:szCs w:val="20"/>
        </w:rPr>
        <w:t>Therefore in every video, the background pixels values differ, but they are samples from the same</w:t>
      </w:r>
      <w:r w:rsidR="00C36445" w:rsidRPr="00671EB7">
        <w:rPr>
          <w:sz w:val="20"/>
          <w:szCs w:val="20"/>
        </w:rPr>
        <w:t xml:space="preserve"> </w:t>
      </w:r>
      <w:r w:rsidR="008E08D0" w:rsidRPr="00671EB7">
        <w:rPr>
          <w:sz w:val="20"/>
          <w:szCs w:val="20"/>
        </w:rPr>
        <w:t xml:space="preserve">distribution. </w:t>
      </w:r>
    </w:p>
    <w:p w14:paraId="5A32EDCF" w14:textId="77777777" w:rsidR="000E4059" w:rsidRPr="00671EB7" w:rsidRDefault="000E4059" w:rsidP="00620E27">
      <w:pPr>
        <w:rPr>
          <w:sz w:val="20"/>
          <w:szCs w:val="20"/>
        </w:rPr>
      </w:pPr>
    </w:p>
    <w:p w14:paraId="29B4C0B6" w14:textId="69CCCCD6" w:rsidR="00080978" w:rsidRPr="00671EB7" w:rsidRDefault="000E4059" w:rsidP="00620E27">
      <w:pPr>
        <w:rPr>
          <w:sz w:val="20"/>
          <w:szCs w:val="20"/>
        </w:rPr>
      </w:pPr>
      <w:r w:rsidRPr="00671EB7">
        <w:rPr>
          <w:sz w:val="20"/>
          <w:szCs w:val="20"/>
        </w:rPr>
        <w:t>The noise</w:t>
      </w:r>
      <w:r w:rsidR="00080978" w:rsidRPr="00671EB7">
        <w:rPr>
          <w:sz w:val="20"/>
          <w:szCs w:val="20"/>
        </w:rPr>
        <w:t xml:space="preserve"> </w:t>
      </w:r>
      <w:r w:rsidR="008221F0">
        <w:rPr>
          <w:sz w:val="20"/>
          <w:szCs w:val="20"/>
        </w:rPr>
        <w:t xml:space="preserve">distribution </w:t>
      </w:r>
      <w:r w:rsidR="00080978" w:rsidRPr="00671EB7">
        <w:rPr>
          <w:sz w:val="20"/>
          <w:szCs w:val="20"/>
        </w:rPr>
        <w:t xml:space="preserve">is </w:t>
      </w:r>
      <w:r w:rsidR="001F5631">
        <w:rPr>
          <w:sz w:val="20"/>
          <w:szCs w:val="20"/>
        </w:rPr>
        <w:t>described by</w:t>
      </w:r>
      <w:r w:rsidR="00080978" w:rsidRPr="00671EB7">
        <w:rPr>
          <w:sz w:val="20"/>
          <w:szCs w:val="20"/>
        </w:rPr>
        <w:t xml:space="preserve"> </w:t>
      </w:r>
      <w:r w:rsidR="00304CE0">
        <w:rPr>
          <w:sz w:val="20"/>
          <w:szCs w:val="20"/>
        </w:rPr>
        <w:t>Eq. 2</w:t>
      </w:r>
      <w:r w:rsidR="00080978" w:rsidRPr="00671EB7">
        <w:rPr>
          <w:sz w:val="20"/>
          <w:szCs w:val="20"/>
        </w:rPr>
        <w:t xml:space="preserve">. </w:t>
      </w:r>
      <w:r w:rsidR="00A9174E" w:rsidRPr="00671EB7">
        <w:rPr>
          <w:sz w:val="20"/>
          <w:szCs w:val="20"/>
        </w:rPr>
        <w:t>W</w:t>
      </w:r>
      <w:r w:rsidR="00D258BC" w:rsidRPr="00671EB7">
        <w:rPr>
          <w:sz w:val="20"/>
          <w:szCs w:val="20"/>
        </w:rPr>
        <w:t>e generate</w:t>
      </w:r>
      <w:r w:rsidR="000A0AFD" w:rsidRPr="00671EB7">
        <w:rPr>
          <w:sz w:val="20"/>
          <w:szCs w:val="20"/>
        </w:rPr>
        <w:t>d</w:t>
      </w:r>
      <w:r w:rsidR="00D258BC" w:rsidRPr="00671EB7">
        <w:rPr>
          <w:sz w:val="20"/>
          <w:szCs w:val="20"/>
        </w:rPr>
        <w:t xml:space="preserve"> the noise intensity values with </w:t>
      </w:r>
      <w:r w:rsidR="00F20272" w:rsidRPr="00671EB7">
        <w:rPr>
          <w:sz w:val="20"/>
          <w:szCs w:val="20"/>
        </w:rPr>
        <w:t>one</w:t>
      </w:r>
      <w:r w:rsidR="00D258BC" w:rsidRPr="00671EB7">
        <w:rPr>
          <w:sz w:val="20"/>
          <w:szCs w:val="20"/>
        </w:rPr>
        <w:t xml:space="preserve"> Gaussian </w:t>
      </w:r>
      <w:r w:rsidR="00CB7852">
        <w:rPr>
          <w:sz w:val="20"/>
          <w:szCs w:val="20"/>
        </w:rPr>
        <w:t xml:space="preserve">plus Poisson </w:t>
      </w:r>
      <w:r w:rsidR="00D258BC" w:rsidRPr="00671EB7">
        <w:rPr>
          <w:sz w:val="20"/>
          <w:szCs w:val="20"/>
        </w:rPr>
        <w:t xml:space="preserve">distribution with </w:t>
      </w:r>
      <w:r w:rsidR="00CA6BF5" w:rsidRPr="00671EB7">
        <w:rPr>
          <w:sz w:val="20"/>
          <w:szCs w:val="20"/>
        </w:rPr>
        <w:t xml:space="preserve">pre-determined </w:t>
      </w:r>
      <w:r w:rsidR="007D70B0">
        <w:rPr>
          <w:rFonts w:ascii="Cambria" w:hAnsi="Cambria"/>
          <w:sz w:val="20"/>
          <w:szCs w:val="20"/>
        </w:rPr>
        <w:t>λ</w:t>
      </w:r>
      <w:r w:rsidR="00D258BC" w:rsidRPr="00671EB7">
        <w:rPr>
          <w:sz w:val="20"/>
          <w:szCs w:val="20"/>
        </w:rPr>
        <w:t xml:space="preserve"> </w:t>
      </w:r>
      <w:r w:rsidR="007D70B0">
        <w:rPr>
          <w:sz w:val="20"/>
          <w:szCs w:val="20"/>
        </w:rPr>
        <w:t xml:space="preserve">and </w:t>
      </w:r>
      <w:r w:rsidR="007D70B0">
        <w:rPr>
          <w:rFonts w:ascii="Cambria" w:hAnsi="Cambria"/>
          <w:sz w:val="20"/>
          <w:szCs w:val="20"/>
        </w:rPr>
        <w:t>σ</w:t>
      </w:r>
      <w:r w:rsidR="00FD6476" w:rsidRPr="00671EB7">
        <w:rPr>
          <w:sz w:val="20"/>
          <w:szCs w:val="20"/>
        </w:rPr>
        <w:t xml:space="preserve"> </w:t>
      </w:r>
      <w:r w:rsidR="00E74945" w:rsidRPr="00671EB7">
        <w:rPr>
          <w:sz w:val="20"/>
          <w:szCs w:val="20"/>
        </w:rPr>
        <w:t>values</w:t>
      </w:r>
      <w:r w:rsidR="004510E3">
        <w:rPr>
          <w:sz w:val="20"/>
          <w:szCs w:val="20"/>
        </w:rPr>
        <w:t xml:space="preserve"> [</w:t>
      </w:r>
      <w:r w:rsidR="004154E3">
        <w:rPr>
          <w:sz w:val="20"/>
          <w:szCs w:val="20"/>
        </w:rPr>
        <w:t xml:space="preserve">xxx </w:t>
      </w:r>
      <w:r w:rsidR="004510E3">
        <w:rPr>
          <w:sz w:val="20"/>
          <w:szCs w:val="20"/>
        </w:rPr>
        <w:t>what values?]</w:t>
      </w:r>
      <w:r w:rsidR="00D258BC" w:rsidRPr="00671EB7">
        <w:rPr>
          <w:sz w:val="20"/>
          <w:szCs w:val="20"/>
        </w:rPr>
        <w:t xml:space="preserve">. </w:t>
      </w:r>
    </w:p>
    <w:p w14:paraId="42E2257F" w14:textId="425B3188" w:rsidR="00B83591" w:rsidRPr="00671EB7" w:rsidRDefault="00B83591" w:rsidP="00620E27">
      <w:pPr>
        <w:rPr>
          <w:sz w:val="20"/>
          <w:szCs w:val="20"/>
          <w:lang w:eastAsia="zh-CN"/>
        </w:rPr>
      </w:pPr>
    </w:p>
    <w:p w14:paraId="5496F22A" w14:textId="124CF4C0" w:rsidR="002B1345" w:rsidRDefault="007F0EA1" w:rsidP="00620E27">
      <w:pPr>
        <w:rPr>
          <w:sz w:val="20"/>
          <w:szCs w:val="20"/>
          <w:lang w:eastAsia="zh-CN"/>
        </w:rPr>
      </w:pPr>
      <w:r w:rsidRPr="00671EB7">
        <w:rPr>
          <w:sz w:val="20"/>
          <w:szCs w:val="20"/>
          <w:lang w:eastAsia="zh-CN"/>
        </w:rPr>
        <w:t>The final result is</w:t>
      </w:r>
      <w:r w:rsidR="00281EFE" w:rsidRPr="00671EB7">
        <w:rPr>
          <w:sz w:val="20"/>
          <w:szCs w:val="20"/>
          <w:lang w:eastAsia="zh-CN"/>
        </w:rPr>
        <w:t xml:space="preserve"> </w:t>
      </w:r>
      <w:r w:rsidRPr="00671EB7">
        <w:rPr>
          <w:sz w:val="20"/>
          <w:szCs w:val="20"/>
          <w:lang w:eastAsia="zh-CN"/>
        </w:rPr>
        <w:t xml:space="preserve">a set of </w:t>
      </w:r>
      <w:r w:rsidR="00B10F02" w:rsidRPr="00671EB7">
        <w:rPr>
          <w:sz w:val="20"/>
          <w:szCs w:val="20"/>
          <w:lang w:eastAsia="zh-CN"/>
        </w:rPr>
        <w:t>10</w:t>
      </w:r>
      <w:r w:rsidR="007E4317" w:rsidRPr="00671EB7">
        <w:rPr>
          <w:sz w:val="20"/>
          <w:szCs w:val="20"/>
          <w:lang w:eastAsia="zh-CN"/>
        </w:rPr>
        <w:t xml:space="preserve"> noisy</w:t>
      </w:r>
      <w:r w:rsidR="00B10F02" w:rsidRPr="00671EB7">
        <w:rPr>
          <w:sz w:val="20"/>
          <w:szCs w:val="20"/>
          <w:lang w:eastAsia="zh-CN"/>
        </w:rPr>
        <w:t xml:space="preserve"> videos</w:t>
      </w:r>
      <w:r w:rsidR="00494FE8" w:rsidRPr="00671EB7">
        <w:rPr>
          <w:sz w:val="20"/>
          <w:szCs w:val="20"/>
          <w:lang w:eastAsia="zh-CN"/>
        </w:rPr>
        <w:t>.</w:t>
      </w:r>
      <w:r w:rsidR="00B10F02" w:rsidRPr="00671EB7">
        <w:rPr>
          <w:sz w:val="20"/>
          <w:szCs w:val="20"/>
          <w:lang w:eastAsia="zh-CN"/>
        </w:rPr>
        <w:t xml:space="preserve"> </w:t>
      </w:r>
      <w:r w:rsidR="00494FE8" w:rsidRPr="00671EB7">
        <w:rPr>
          <w:sz w:val="20"/>
          <w:szCs w:val="20"/>
          <w:lang w:eastAsia="zh-CN"/>
        </w:rPr>
        <w:t>They share the</w:t>
      </w:r>
      <w:r w:rsidR="00B10F02" w:rsidRPr="00671EB7">
        <w:rPr>
          <w:sz w:val="20"/>
          <w:szCs w:val="20"/>
          <w:lang w:eastAsia="zh-CN"/>
        </w:rPr>
        <w:t xml:space="preserve"> same bead trajectory</w:t>
      </w:r>
      <w:r w:rsidR="00B11ADF" w:rsidRPr="00671EB7">
        <w:rPr>
          <w:sz w:val="20"/>
          <w:szCs w:val="20"/>
          <w:lang w:eastAsia="zh-CN"/>
        </w:rPr>
        <w:t xml:space="preserve"> and</w:t>
      </w:r>
      <w:r w:rsidR="004E140C" w:rsidRPr="00671EB7">
        <w:rPr>
          <w:sz w:val="20"/>
          <w:szCs w:val="20"/>
          <w:lang w:eastAsia="zh-CN"/>
        </w:rPr>
        <w:t xml:space="preserve"> they have</w:t>
      </w:r>
      <w:r w:rsidR="00B11ADF" w:rsidRPr="00671EB7">
        <w:rPr>
          <w:sz w:val="20"/>
          <w:szCs w:val="20"/>
          <w:lang w:eastAsia="zh-CN"/>
        </w:rPr>
        <w:t xml:space="preserve"> different background </w:t>
      </w:r>
      <w:r w:rsidR="007C126A" w:rsidRPr="00671EB7">
        <w:rPr>
          <w:sz w:val="20"/>
          <w:szCs w:val="20"/>
          <w:lang w:eastAsia="zh-CN"/>
        </w:rPr>
        <w:t>noise</w:t>
      </w:r>
      <w:r w:rsidR="00B10F02" w:rsidRPr="00671EB7">
        <w:rPr>
          <w:sz w:val="20"/>
          <w:szCs w:val="20"/>
          <w:lang w:eastAsia="zh-CN"/>
        </w:rPr>
        <w:t xml:space="preserve">. Every video contains 10 beads. </w:t>
      </w:r>
      <w:r w:rsidR="005C6C12" w:rsidRPr="00671EB7">
        <w:rPr>
          <w:sz w:val="20"/>
          <w:szCs w:val="20"/>
          <w:lang w:eastAsia="zh-CN"/>
        </w:rPr>
        <w:t xml:space="preserve">Every video has 1800 frames. </w:t>
      </w:r>
      <w:r w:rsidR="00A8160A">
        <w:rPr>
          <w:sz w:val="20"/>
          <w:szCs w:val="20"/>
          <w:lang w:eastAsia="zh-CN"/>
        </w:rPr>
        <w:t>Fig. 5</w:t>
      </w:r>
      <w:r w:rsidR="00A8160A" w:rsidRPr="00671EB7">
        <w:rPr>
          <w:sz w:val="20"/>
          <w:szCs w:val="20"/>
          <w:lang w:eastAsia="zh-CN"/>
        </w:rPr>
        <w:t xml:space="preserve"> </w:t>
      </w:r>
      <w:r w:rsidR="004F4B89">
        <w:rPr>
          <w:sz w:val="20"/>
          <w:szCs w:val="20"/>
          <w:lang w:eastAsia="zh-CN"/>
        </w:rPr>
        <w:t xml:space="preserve">(a) </w:t>
      </w:r>
      <w:r w:rsidR="009B50F1" w:rsidRPr="00671EB7">
        <w:rPr>
          <w:sz w:val="20"/>
          <w:szCs w:val="20"/>
          <w:lang w:eastAsia="zh-CN"/>
        </w:rPr>
        <w:t xml:space="preserve">shows 1 frame in </w:t>
      </w:r>
      <w:r w:rsidR="006D3B91" w:rsidRPr="00671EB7">
        <w:rPr>
          <w:sz w:val="20"/>
          <w:szCs w:val="20"/>
          <w:lang w:eastAsia="zh-CN"/>
        </w:rPr>
        <w:t>one</w:t>
      </w:r>
      <w:r w:rsidR="004373CB" w:rsidRPr="00671EB7">
        <w:rPr>
          <w:sz w:val="20"/>
          <w:szCs w:val="20"/>
          <w:lang w:eastAsia="zh-CN"/>
        </w:rPr>
        <w:t xml:space="preserve"> of the 10 videos.</w:t>
      </w:r>
    </w:p>
    <w:p w14:paraId="7F46AFFB" w14:textId="2926CA80" w:rsidR="004373CB" w:rsidRPr="00671EB7" w:rsidRDefault="002B1345" w:rsidP="00D2230B">
      <w:pPr>
        <w:jc w:val="center"/>
        <w:rPr>
          <w:sz w:val="20"/>
          <w:szCs w:val="20"/>
          <w:lang w:eastAsia="zh-CN"/>
        </w:rPr>
      </w:pPr>
      <w:r>
        <w:rPr>
          <w:noProof/>
          <w:sz w:val="20"/>
          <w:szCs w:val="20"/>
        </w:rPr>
        <w:drawing>
          <wp:inline distT="0" distB="0" distL="0" distR="0" wp14:anchorId="5F246EC4" wp14:editId="37C7BB1A">
            <wp:extent cx="2173963" cy="1623679"/>
            <wp:effectExtent l="0" t="0" r="1079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rame0001.png"/>
                    <pic:cNvPicPr/>
                  </pic:nvPicPr>
                  <pic:blipFill>
                    <a:blip r:embed="rId15">
                      <a:extLst>
                        <a:ext uri="{28A0092B-C50C-407E-A947-70E740481C1C}">
                          <a14:useLocalDpi xmlns:a14="http://schemas.microsoft.com/office/drawing/2010/main" val="0"/>
                        </a:ext>
                      </a:extLst>
                    </a:blip>
                    <a:stretch>
                      <a:fillRect/>
                    </a:stretch>
                  </pic:blipFill>
                  <pic:spPr>
                    <a:xfrm>
                      <a:off x="0" y="0"/>
                      <a:ext cx="2174564" cy="1624128"/>
                    </a:xfrm>
                    <a:prstGeom prst="rect">
                      <a:avLst/>
                    </a:prstGeom>
                  </pic:spPr>
                </pic:pic>
              </a:graphicData>
            </a:graphic>
          </wp:inline>
        </w:drawing>
      </w:r>
      <w:r w:rsidR="006145BD">
        <w:rPr>
          <w:sz w:val="20"/>
          <w:szCs w:val="20"/>
          <w:lang w:eastAsia="zh-CN"/>
        </w:rPr>
        <w:t xml:space="preserve">        </w:t>
      </w:r>
      <w:r>
        <w:rPr>
          <w:noProof/>
          <w:sz w:val="20"/>
          <w:szCs w:val="20"/>
        </w:rPr>
        <w:drawing>
          <wp:inline distT="0" distB="0" distL="0" distR="0" wp14:anchorId="31BB91C3" wp14:editId="1E7FB356">
            <wp:extent cx="2161171" cy="162763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0001.png"/>
                    <pic:cNvPicPr/>
                  </pic:nvPicPr>
                  <pic:blipFill>
                    <a:blip r:embed="rId16">
                      <a:extLst>
                        <a:ext uri="{28A0092B-C50C-407E-A947-70E740481C1C}">
                          <a14:useLocalDpi xmlns:a14="http://schemas.microsoft.com/office/drawing/2010/main" val="0"/>
                        </a:ext>
                      </a:extLst>
                    </a:blip>
                    <a:stretch>
                      <a:fillRect/>
                    </a:stretch>
                  </pic:blipFill>
                  <pic:spPr>
                    <a:xfrm>
                      <a:off x="0" y="0"/>
                      <a:ext cx="2161171" cy="1627632"/>
                    </a:xfrm>
                    <a:prstGeom prst="rect">
                      <a:avLst/>
                    </a:prstGeom>
                  </pic:spPr>
                </pic:pic>
              </a:graphicData>
            </a:graphic>
          </wp:inline>
        </w:drawing>
      </w:r>
    </w:p>
    <w:p w14:paraId="7130C502" w14:textId="66ED23FD" w:rsidR="008131D9" w:rsidRPr="006E1CC2" w:rsidRDefault="00390AF9" w:rsidP="00FA24A7">
      <w:pPr>
        <w:jc w:val="center"/>
        <w:rPr>
          <w:sz w:val="20"/>
          <w:szCs w:val="20"/>
        </w:rPr>
      </w:pPr>
      <w:r w:rsidRPr="006E1CC2">
        <w:rPr>
          <w:sz w:val="20"/>
          <w:szCs w:val="20"/>
          <w:lang w:eastAsia="zh-CN"/>
        </w:rPr>
        <w:t>Fig. 5</w:t>
      </w:r>
      <w:r w:rsidR="004373CB" w:rsidRPr="006E1CC2">
        <w:rPr>
          <w:sz w:val="20"/>
          <w:szCs w:val="20"/>
          <w:lang w:eastAsia="zh-CN"/>
        </w:rPr>
        <w:t xml:space="preserve"> </w:t>
      </w:r>
      <w:r w:rsidR="002B1345" w:rsidRPr="006E1CC2">
        <w:rPr>
          <w:sz w:val="20"/>
          <w:szCs w:val="20"/>
          <w:lang w:eastAsia="zh-CN"/>
        </w:rPr>
        <w:t>sample video frames, left: synthetic video, right: real video</w:t>
      </w:r>
    </w:p>
    <w:p w14:paraId="25712899" w14:textId="35FC7CB4" w:rsidR="00C60C0C" w:rsidRPr="00671EB7" w:rsidRDefault="00C60C0C" w:rsidP="00620E27">
      <w:pPr>
        <w:rPr>
          <w:sz w:val="20"/>
          <w:szCs w:val="20"/>
        </w:rPr>
      </w:pPr>
    </w:p>
    <w:p w14:paraId="643C0C9E" w14:textId="2A34E9EC" w:rsidR="00A3446A" w:rsidRPr="00671EB7" w:rsidRDefault="00970FDF" w:rsidP="00620E27">
      <w:pPr>
        <w:rPr>
          <w:sz w:val="20"/>
          <w:szCs w:val="20"/>
        </w:rPr>
      </w:pPr>
      <w:r>
        <w:rPr>
          <w:sz w:val="20"/>
          <w:szCs w:val="20"/>
        </w:rPr>
        <w:t>We</w:t>
      </w:r>
      <w:r w:rsidR="00395A84" w:rsidRPr="00671EB7">
        <w:rPr>
          <w:sz w:val="20"/>
          <w:szCs w:val="20"/>
        </w:rPr>
        <w:t xml:space="preserve"> test</w:t>
      </w:r>
      <w:r w:rsidR="00CC5EFD" w:rsidRPr="00671EB7">
        <w:rPr>
          <w:sz w:val="20"/>
          <w:szCs w:val="20"/>
        </w:rPr>
        <w:t>ed</w:t>
      </w:r>
      <w:r w:rsidR="00395A84" w:rsidRPr="00671EB7">
        <w:rPr>
          <w:sz w:val="20"/>
          <w:szCs w:val="20"/>
        </w:rPr>
        <w:t xml:space="preserve"> the compression methods with the</w:t>
      </w:r>
      <w:r w:rsidR="008200D3">
        <w:rPr>
          <w:sz w:val="20"/>
          <w:szCs w:val="20"/>
        </w:rPr>
        <w:t xml:space="preserve"> </w:t>
      </w:r>
      <w:r w:rsidR="00395A84" w:rsidRPr="00671EB7">
        <w:rPr>
          <w:sz w:val="20"/>
          <w:szCs w:val="20"/>
        </w:rPr>
        <w:t>noisy videos</w:t>
      </w:r>
      <w:r w:rsidR="00F1006E">
        <w:rPr>
          <w:sz w:val="20"/>
          <w:szCs w:val="20"/>
        </w:rPr>
        <w:t xml:space="preserve"> from the</w:t>
      </w:r>
      <w:r w:rsidR="00207B34">
        <w:rPr>
          <w:sz w:val="20"/>
          <w:szCs w:val="20"/>
        </w:rPr>
        <w:t xml:space="preserve"> data generation process.</w:t>
      </w:r>
      <w:r w:rsidR="00395A84" w:rsidRPr="00671EB7">
        <w:rPr>
          <w:sz w:val="20"/>
          <w:szCs w:val="20"/>
        </w:rPr>
        <w:t xml:space="preserve"> </w:t>
      </w:r>
      <w:r w:rsidR="00C60C0C" w:rsidRPr="00671EB7">
        <w:rPr>
          <w:sz w:val="20"/>
          <w:szCs w:val="20"/>
        </w:rPr>
        <w:t>We compress</w:t>
      </w:r>
      <w:r w:rsidR="00FB2A07" w:rsidRPr="00671EB7">
        <w:rPr>
          <w:sz w:val="20"/>
          <w:szCs w:val="20"/>
        </w:rPr>
        <w:t>ed</w:t>
      </w:r>
      <w:r w:rsidR="00C60C0C" w:rsidRPr="00671EB7">
        <w:rPr>
          <w:sz w:val="20"/>
          <w:szCs w:val="20"/>
        </w:rPr>
        <w:t xml:space="preserve"> every video with </w:t>
      </w:r>
      <w:r w:rsidR="00F76088" w:rsidRPr="00671EB7">
        <w:rPr>
          <w:sz w:val="20"/>
          <w:szCs w:val="20"/>
        </w:rPr>
        <w:t xml:space="preserve">3 </w:t>
      </w:r>
      <w:r w:rsidR="00C60C0C" w:rsidRPr="00671EB7">
        <w:rPr>
          <w:sz w:val="20"/>
          <w:szCs w:val="20"/>
        </w:rPr>
        <w:t>methods</w:t>
      </w:r>
      <w:r w:rsidR="00F76088" w:rsidRPr="00671EB7">
        <w:rPr>
          <w:sz w:val="20"/>
          <w:szCs w:val="20"/>
        </w:rPr>
        <w:t xml:space="preserve">: </w:t>
      </w:r>
      <w:r w:rsidR="00B833F4" w:rsidRPr="00671EB7">
        <w:rPr>
          <w:sz w:val="20"/>
          <w:szCs w:val="20"/>
        </w:rPr>
        <w:t xml:space="preserve">our </w:t>
      </w:r>
      <w:r w:rsidR="00ED772A">
        <w:rPr>
          <w:sz w:val="20"/>
          <w:szCs w:val="20"/>
        </w:rPr>
        <w:t xml:space="preserve">compression </w:t>
      </w:r>
      <w:r w:rsidR="00B833F4" w:rsidRPr="00671EB7">
        <w:rPr>
          <w:sz w:val="20"/>
          <w:szCs w:val="20"/>
        </w:rPr>
        <w:t xml:space="preserve">approach </w:t>
      </w:r>
      <w:r w:rsidR="00F76088" w:rsidRPr="00671EB7">
        <w:rPr>
          <w:sz w:val="20"/>
          <w:szCs w:val="20"/>
        </w:rPr>
        <w:t>variation</w:t>
      </w:r>
      <w:r w:rsidR="00786A40">
        <w:rPr>
          <w:sz w:val="20"/>
          <w:szCs w:val="20"/>
        </w:rPr>
        <w:t xml:space="preserve"> 1</w:t>
      </w:r>
      <w:r w:rsidR="00F25A75">
        <w:rPr>
          <w:sz w:val="20"/>
          <w:szCs w:val="20"/>
        </w:rPr>
        <w:t xml:space="preserve"> (a)</w:t>
      </w:r>
      <w:r w:rsidR="00786A40">
        <w:rPr>
          <w:sz w:val="20"/>
          <w:szCs w:val="20"/>
        </w:rPr>
        <w:t>,</w:t>
      </w:r>
      <w:r w:rsidR="00B833F4" w:rsidRPr="00671EB7">
        <w:rPr>
          <w:sz w:val="20"/>
          <w:szCs w:val="20"/>
        </w:rPr>
        <w:t xml:space="preserve"> our</w:t>
      </w:r>
      <w:r w:rsidR="00ED772A">
        <w:rPr>
          <w:sz w:val="20"/>
          <w:szCs w:val="20"/>
        </w:rPr>
        <w:t xml:space="preserve"> compression</w:t>
      </w:r>
      <w:r w:rsidR="00B833F4" w:rsidRPr="00671EB7">
        <w:rPr>
          <w:sz w:val="20"/>
          <w:szCs w:val="20"/>
        </w:rPr>
        <w:t xml:space="preserve"> approach</w:t>
      </w:r>
      <w:r w:rsidR="00F76088" w:rsidRPr="00671EB7">
        <w:rPr>
          <w:sz w:val="20"/>
          <w:szCs w:val="20"/>
        </w:rPr>
        <w:t xml:space="preserve"> variation </w:t>
      </w:r>
      <w:r w:rsidR="00A96581" w:rsidRPr="00671EB7">
        <w:rPr>
          <w:sz w:val="20"/>
          <w:szCs w:val="20"/>
        </w:rPr>
        <w:t>2</w:t>
      </w:r>
      <w:r w:rsidR="00F25A75">
        <w:rPr>
          <w:sz w:val="20"/>
          <w:szCs w:val="20"/>
        </w:rPr>
        <w:t xml:space="preserve"> (b)</w:t>
      </w:r>
      <w:r w:rsidR="00ED772A">
        <w:rPr>
          <w:sz w:val="20"/>
          <w:szCs w:val="20"/>
        </w:rPr>
        <w:t xml:space="preserve"> </w:t>
      </w:r>
      <w:r w:rsidR="00A96581" w:rsidRPr="00671EB7">
        <w:rPr>
          <w:sz w:val="20"/>
          <w:szCs w:val="20"/>
        </w:rPr>
        <w:t xml:space="preserve">and </w:t>
      </w:r>
      <w:r w:rsidR="00B833F4" w:rsidRPr="00671EB7">
        <w:rPr>
          <w:sz w:val="20"/>
          <w:szCs w:val="20"/>
        </w:rPr>
        <w:t xml:space="preserve">the </w:t>
      </w:r>
      <w:r w:rsidR="00A96581" w:rsidRPr="00671EB7">
        <w:rPr>
          <w:sz w:val="20"/>
          <w:szCs w:val="20"/>
        </w:rPr>
        <w:t xml:space="preserve">standard </w:t>
      </w:r>
      <w:r w:rsidR="006A435A">
        <w:rPr>
          <w:sz w:val="20"/>
          <w:szCs w:val="20"/>
        </w:rPr>
        <w:t>H.264</w:t>
      </w:r>
      <w:r w:rsidR="00ED772A" w:rsidRPr="00671EB7">
        <w:rPr>
          <w:sz w:val="20"/>
          <w:szCs w:val="20"/>
        </w:rPr>
        <w:t xml:space="preserve"> </w:t>
      </w:r>
      <w:r w:rsidR="006D7B43" w:rsidRPr="00671EB7">
        <w:rPr>
          <w:sz w:val="20"/>
          <w:szCs w:val="20"/>
        </w:rPr>
        <w:t>compression</w:t>
      </w:r>
      <w:r w:rsidR="00F25A75">
        <w:rPr>
          <w:sz w:val="20"/>
          <w:szCs w:val="20"/>
        </w:rPr>
        <w:t xml:space="preserve"> (c)</w:t>
      </w:r>
      <w:r w:rsidR="00A96581" w:rsidRPr="00671EB7">
        <w:rPr>
          <w:sz w:val="20"/>
          <w:szCs w:val="20"/>
        </w:rPr>
        <w:t>,</w:t>
      </w:r>
      <w:r w:rsidR="00C60C0C" w:rsidRPr="00671EB7">
        <w:rPr>
          <w:sz w:val="20"/>
          <w:szCs w:val="20"/>
        </w:rPr>
        <w:t xml:space="preserve"> </w:t>
      </w:r>
      <w:r w:rsidR="00DD1AA3" w:rsidRPr="00671EB7">
        <w:rPr>
          <w:sz w:val="20"/>
          <w:szCs w:val="20"/>
        </w:rPr>
        <w:t>e</w:t>
      </w:r>
      <w:r w:rsidR="00C60C0C" w:rsidRPr="00671EB7">
        <w:rPr>
          <w:sz w:val="20"/>
          <w:szCs w:val="20"/>
        </w:rPr>
        <w:t>ach under different settings</w:t>
      </w:r>
      <w:r w:rsidR="00AC0083" w:rsidRPr="00671EB7">
        <w:rPr>
          <w:sz w:val="20"/>
          <w:szCs w:val="20"/>
        </w:rPr>
        <w:t>.</w:t>
      </w:r>
      <w:r w:rsidR="006D24AF">
        <w:rPr>
          <w:sz w:val="20"/>
          <w:szCs w:val="20"/>
        </w:rPr>
        <w:t xml:space="preserve"> In every setting, the </w:t>
      </w:r>
      <w:r w:rsidR="00F25A75">
        <w:rPr>
          <w:sz w:val="20"/>
          <w:szCs w:val="20"/>
        </w:rPr>
        <w:t xml:space="preserve">parameter we tune are the </w:t>
      </w:r>
      <w:r w:rsidR="00FA2E76">
        <w:rPr>
          <w:sz w:val="20"/>
          <w:szCs w:val="20"/>
        </w:rPr>
        <w:t>foreground</w:t>
      </w:r>
      <w:r w:rsidR="00F25A75">
        <w:rPr>
          <w:sz w:val="20"/>
          <w:szCs w:val="20"/>
        </w:rPr>
        <w:t xml:space="preserve"> qp for H.264 compression for (b) and the overall qp for (a) and (c).</w:t>
      </w:r>
      <w:r w:rsidR="00FA2E76">
        <w:rPr>
          <w:sz w:val="20"/>
          <w:szCs w:val="20"/>
        </w:rPr>
        <w:t xml:space="preserve"> For (b), the </w:t>
      </w:r>
      <w:r w:rsidR="00361C86">
        <w:rPr>
          <w:sz w:val="20"/>
          <w:szCs w:val="20"/>
        </w:rPr>
        <w:t>background</w:t>
      </w:r>
      <w:r w:rsidR="00FA2E76">
        <w:rPr>
          <w:sz w:val="20"/>
          <w:szCs w:val="20"/>
        </w:rPr>
        <w:t xml:space="preserve"> qp is always set to </w:t>
      </w:r>
      <w:r w:rsidR="004104B9">
        <w:rPr>
          <w:sz w:val="20"/>
          <w:szCs w:val="20"/>
        </w:rPr>
        <w:t>51 to achieve the best bitlength saving.</w:t>
      </w:r>
      <w:r w:rsidR="006D41F6">
        <w:rPr>
          <w:sz w:val="20"/>
          <w:szCs w:val="20"/>
        </w:rPr>
        <w:t xml:space="preserve"> [xxx make sure]</w:t>
      </w:r>
      <w:r w:rsidR="00AC0083" w:rsidRPr="00671EB7">
        <w:rPr>
          <w:sz w:val="20"/>
          <w:szCs w:val="20"/>
        </w:rPr>
        <w:t xml:space="preserve"> </w:t>
      </w:r>
      <w:r w:rsidR="0025348A" w:rsidRPr="00671EB7">
        <w:rPr>
          <w:sz w:val="20"/>
          <w:szCs w:val="20"/>
        </w:rPr>
        <w:t xml:space="preserve">For every method, we compressed the videos </w:t>
      </w:r>
      <w:r w:rsidR="00E54C33" w:rsidRPr="00671EB7">
        <w:rPr>
          <w:sz w:val="20"/>
          <w:szCs w:val="20"/>
        </w:rPr>
        <w:t>with different parameters</w:t>
      </w:r>
      <w:r w:rsidR="0025348A" w:rsidRPr="00671EB7">
        <w:rPr>
          <w:sz w:val="20"/>
          <w:szCs w:val="20"/>
        </w:rPr>
        <w:t xml:space="preserve"> </w:t>
      </w:r>
      <w:r w:rsidR="009F2B02" w:rsidRPr="00671EB7">
        <w:rPr>
          <w:sz w:val="20"/>
          <w:szCs w:val="20"/>
        </w:rPr>
        <w:t>to generate</w:t>
      </w:r>
      <w:r w:rsidR="00443F1A">
        <w:rPr>
          <w:sz w:val="20"/>
          <w:szCs w:val="20"/>
        </w:rPr>
        <w:t xml:space="preserve"> a set of compressed videos</w:t>
      </w:r>
      <w:r w:rsidR="009F2B02" w:rsidRPr="00671EB7">
        <w:rPr>
          <w:sz w:val="20"/>
          <w:szCs w:val="20"/>
        </w:rPr>
        <w:t xml:space="preserve"> </w:t>
      </w:r>
      <w:r w:rsidR="00443F1A">
        <w:rPr>
          <w:sz w:val="20"/>
          <w:szCs w:val="20"/>
        </w:rPr>
        <w:t xml:space="preserve">with </w:t>
      </w:r>
      <w:r w:rsidR="009F2B02" w:rsidRPr="00671EB7">
        <w:rPr>
          <w:sz w:val="20"/>
          <w:szCs w:val="20"/>
        </w:rPr>
        <w:t>different video sizes.</w:t>
      </w:r>
      <w:r w:rsidR="00392DE3">
        <w:rPr>
          <w:sz w:val="20"/>
          <w:szCs w:val="20"/>
        </w:rPr>
        <w:t xml:space="preserve"> We explored the uses of parameters so that the sizes of compressed videos from different compression methods are matched.</w:t>
      </w:r>
      <w:r w:rsidR="00916D60" w:rsidRPr="00671EB7">
        <w:rPr>
          <w:sz w:val="20"/>
          <w:szCs w:val="20"/>
        </w:rPr>
        <w:t xml:space="preserve"> </w:t>
      </w:r>
      <w:r w:rsidR="00430F74">
        <w:rPr>
          <w:sz w:val="20"/>
          <w:szCs w:val="20"/>
        </w:rPr>
        <w:t>For each method, w</w:t>
      </w:r>
      <w:r w:rsidR="00916D60" w:rsidRPr="00671EB7">
        <w:rPr>
          <w:sz w:val="20"/>
          <w:szCs w:val="20"/>
        </w:rPr>
        <w:t xml:space="preserve">e ran the compression with the set of 10 videos </w:t>
      </w:r>
      <w:r w:rsidR="00E75A27">
        <w:rPr>
          <w:sz w:val="20"/>
          <w:szCs w:val="20"/>
        </w:rPr>
        <w:t xml:space="preserve">to generate </w:t>
      </w:r>
      <w:r w:rsidR="00FA6340">
        <w:rPr>
          <w:sz w:val="20"/>
          <w:szCs w:val="20"/>
        </w:rPr>
        <w:t xml:space="preserve">a </w:t>
      </w:r>
      <w:r w:rsidR="00916D60" w:rsidRPr="00671EB7">
        <w:rPr>
          <w:sz w:val="20"/>
          <w:szCs w:val="20"/>
        </w:rPr>
        <w:t xml:space="preserve">population of compressed videos. </w:t>
      </w:r>
      <w:r w:rsidR="00D50FA3" w:rsidRPr="00671EB7">
        <w:rPr>
          <w:sz w:val="20"/>
          <w:szCs w:val="20"/>
        </w:rPr>
        <w:t>Finally</w:t>
      </w:r>
      <w:r w:rsidR="0009789B">
        <w:rPr>
          <w:sz w:val="20"/>
          <w:szCs w:val="20"/>
        </w:rPr>
        <w:t xml:space="preserve"> for</w:t>
      </w:r>
      <w:r w:rsidR="00523893">
        <w:rPr>
          <w:sz w:val="20"/>
          <w:szCs w:val="20"/>
        </w:rPr>
        <w:t xml:space="preserve"> compressed videos using</w:t>
      </w:r>
      <w:r w:rsidR="0009789B">
        <w:rPr>
          <w:sz w:val="20"/>
          <w:szCs w:val="20"/>
        </w:rPr>
        <w:t xml:space="preserve"> our methods,</w:t>
      </w:r>
      <w:r w:rsidR="00D50FA3" w:rsidRPr="00671EB7">
        <w:rPr>
          <w:sz w:val="20"/>
          <w:szCs w:val="20"/>
        </w:rPr>
        <w:t xml:space="preserve"> we ran the post-processing stage</w:t>
      </w:r>
      <w:r w:rsidR="00C81F82">
        <w:rPr>
          <w:sz w:val="20"/>
          <w:szCs w:val="20"/>
        </w:rPr>
        <w:t xml:space="preserve"> </w:t>
      </w:r>
      <w:r w:rsidR="00D50FA3" w:rsidRPr="00671EB7">
        <w:rPr>
          <w:sz w:val="20"/>
          <w:szCs w:val="20"/>
        </w:rPr>
        <w:t>on compressed videos</w:t>
      </w:r>
      <w:r w:rsidR="007F6ABB">
        <w:rPr>
          <w:sz w:val="20"/>
          <w:szCs w:val="20"/>
        </w:rPr>
        <w:t xml:space="preserve"> with our approach</w:t>
      </w:r>
      <w:r w:rsidR="00D50FA3" w:rsidRPr="00671EB7">
        <w:rPr>
          <w:sz w:val="20"/>
          <w:szCs w:val="20"/>
        </w:rPr>
        <w:t xml:space="preserve">. The compressed video </w:t>
      </w:r>
      <w:r w:rsidR="00E0266F" w:rsidRPr="00671EB7">
        <w:rPr>
          <w:sz w:val="20"/>
          <w:szCs w:val="20"/>
        </w:rPr>
        <w:t>size for the videos after post-processing is</w:t>
      </w:r>
      <w:r w:rsidR="00D50FA3" w:rsidRPr="00671EB7">
        <w:rPr>
          <w:sz w:val="20"/>
          <w:szCs w:val="20"/>
        </w:rPr>
        <w:t xml:space="preserve"> considered the same as the compressed ones before post-processing</w:t>
      </w:r>
      <w:r w:rsidR="004329C2">
        <w:rPr>
          <w:sz w:val="20"/>
          <w:szCs w:val="20"/>
        </w:rPr>
        <w:t>, since the post-processing can be performed when needed.</w:t>
      </w:r>
    </w:p>
    <w:p w14:paraId="616EB56C" w14:textId="77777777" w:rsidR="00A3446A" w:rsidRPr="00671EB7" w:rsidRDefault="00A3446A" w:rsidP="00620E27">
      <w:pPr>
        <w:rPr>
          <w:sz w:val="20"/>
          <w:szCs w:val="20"/>
        </w:rPr>
      </w:pPr>
    </w:p>
    <w:p w14:paraId="2370DD92" w14:textId="502046DB" w:rsidR="00C66721" w:rsidRPr="00671EB7" w:rsidRDefault="004329C2" w:rsidP="00620E27">
      <w:pPr>
        <w:rPr>
          <w:sz w:val="20"/>
          <w:szCs w:val="20"/>
        </w:rPr>
      </w:pPr>
      <w:r>
        <w:rPr>
          <w:sz w:val="20"/>
          <w:szCs w:val="20"/>
        </w:rPr>
        <w:t>Finally</w:t>
      </w:r>
      <w:r w:rsidR="00916D60" w:rsidRPr="00671EB7">
        <w:rPr>
          <w:sz w:val="20"/>
          <w:szCs w:val="20"/>
        </w:rPr>
        <w:t>,</w:t>
      </w:r>
      <w:r w:rsidR="00C93077" w:rsidRPr="00671EB7">
        <w:rPr>
          <w:sz w:val="20"/>
          <w:szCs w:val="20"/>
        </w:rPr>
        <w:t xml:space="preserve"> </w:t>
      </w:r>
      <w:r w:rsidR="00916D60" w:rsidRPr="00671EB7">
        <w:rPr>
          <w:sz w:val="20"/>
          <w:szCs w:val="20"/>
        </w:rPr>
        <w:t>w</w:t>
      </w:r>
      <w:r w:rsidR="00031BE5" w:rsidRPr="00671EB7">
        <w:rPr>
          <w:sz w:val="20"/>
          <w:szCs w:val="20"/>
        </w:rPr>
        <w:t xml:space="preserve">e </w:t>
      </w:r>
      <w:r>
        <w:rPr>
          <w:sz w:val="20"/>
          <w:szCs w:val="20"/>
        </w:rPr>
        <w:t>obtained</w:t>
      </w:r>
      <w:r w:rsidRPr="00671EB7">
        <w:rPr>
          <w:sz w:val="20"/>
          <w:szCs w:val="20"/>
        </w:rPr>
        <w:t xml:space="preserve"> </w:t>
      </w:r>
      <w:r w:rsidR="00031BE5" w:rsidRPr="00671EB7">
        <w:rPr>
          <w:sz w:val="20"/>
          <w:szCs w:val="20"/>
        </w:rPr>
        <w:t>a set of videos we can run analysis with.</w:t>
      </w:r>
      <w:r w:rsidR="0089080F" w:rsidRPr="00671EB7">
        <w:rPr>
          <w:sz w:val="20"/>
          <w:szCs w:val="20"/>
        </w:rPr>
        <w:t xml:space="preserve"> The analysis we applied is </w:t>
      </w:r>
      <w:r w:rsidR="004517FC" w:rsidRPr="00671EB7">
        <w:rPr>
          <w:sz w:val="20"/>
          <w:szCs w:val="20"/>
        </w:rPr>
        <w:t>the tracking of beads using video spot tracker [</w:t>
      </w:r>
      <w:r w:rsidR="006172F8">
        <w:rPr>
          <w:sz w:val="20"/>
          <w:szCs w:val="20"/>
        </w:rPr>
        <w:t>18</w:t>
      </w:r>
      <w:r w:rsidR="004517FC" w:rsidRPr="00671EB7">
        <w:rPr>
          <w:sz w:val="20"/>
          <w:szCs w:val="20"/>
        </w:rPr>
        <w:t>]. We applied the tracking on the original uncompressed video and all the compressed videos</w:t>
      </w:r>
      <w:r>
        <w:rPr>
          <w:sz w:val="20"/>
          <w:szCs w:val="20"/>
        </w:rPr>
        <w:t xml:space="preserve"> (before post-processing and after post-processing)</w:t>
      </w:r>
      <w:r w:rsidR="004517FC" w:rsidRPr="00671EB7">
        <w:rPr>
          <w:sz w:val="20"/>
          <w:szCs w:val="20"/>
        </w:rPr>
        <w:t xml:space="preserve">. </w:t>
      </w:r>
    </w:p>
    <w:p w14:paraId="37959885" w14:textId="77777777" w:rsidR="00562935" w:rsidRPr="00671EB7" w:rsidRDefault="00562935" w:rsidP="00562935">
      <w:pPr>
        <w:rPr>
          <w:sz w:val="20"/>
          <w:szCs w:val="20"/>
        </w:rPr>
      </w:pPr>
    </w:p>
    <w:p w14:paraId="18E22AEE" w14:textId="4350C514" w:rsidR="00562935" w:rsidRPr="00671EB7" w:rsidRDefault="00562935" w:rsidP="00562935">
      <w:pPr>
        <w:rPr>
          <w:sz w:val="20"/>
          <w:szCs w:val="20"/>
        </w:rPr>
      </w:pPr>
      <w:r w:rsidRPr="00671EB7">
        <w:rPr>
          <w:sz w:val="20"/>
          <w:szCs w:val="20"/>
        </w:rPr>
        <w:lastRenderedPageBreak/>
        <w:t>Note that by including analysis-aware compression variation 1 in the experiment, we actually also include the method described in [1]. Because in increasing morphology dilation size in the refinement stage described in [1], we eventually reach a large enough dilation size that makes the analysis result exact</w:t>
      </w:r>
      <w:r w:rsidR="00F83C8A">
        <w:rPr>
          <w:sz w:val="20"/>
          <w:szCs w:val="20"/>
        </w:rPr>
        <w:t>ly</w:t>
      </w:r>
      <w:r w:rsidRPr="00671EB7">
        <w:rPr>
          <w:sz w:val="20"/>
          <w:szCs w:val="20"/>
        </w:rPr>
        <w:t xml:space="preserve"> the same as the one for original video.</w:t>
      </w:r>
    </w:p>
    <w:p w14:paraId="261238BA" w14:textId="77777777" w:rsidR="00C66721" w:rsidRPr="00671EB7" w:rsidRDefault="00C66721" w:rsidP="00620E27">
      <w:pPr>
        <w:rPr>
          <w:sz w:val="20"/>
          <w:szCs w:val="20"/>
        </w:rPr>
      </w:pPr>
    </w:p>
    <w:p w14:paraId="462EB3E8" w14:textId="37924DE5" w:rsidR="00833BF4" w:rsidRDefault="00B8457B" w:rsidP="00D85D84">
      <w:pPr>
        <w:rPr>
          <w:sz w:val="20"/>
          <w:szCs w:val="20"/>
        </w:rPr>
      </w:pPr>
      <w:r w:rsidRPr="00671EB7">
        <w:rPr>
          <w:sz w:val="20"/>
          <w:szCs w:val="20"/>
        </w:rPr>
        <w:t>After that we compute</w:t>
      </w:r>
      <w:r w:rsidR="004329C2">
        <w:rPr>
          <w:sz w:val="20"/>
          <w:szCs w:val="20"/>
        </w:rPr>
        <w:t>d</w:t>
      </w:r>
      <w:r w:rsidRPr="00671EB7">
        <w:rPr>
          <w:sz w:val="20"/>
          <w:szCs w:val="20"/>
        </w:rPr>
        <w:t xml:space="preserve"> the MSD for the tracking results</w:t>
      </w:r>
      <w:r w:rsidR="004329C2">
        <w:rPr>
          <w:sz w:val="20"/>
          <w:szCs w:val="20"/>
        </w:rPr>
        <w:t xml:space="preserve"> on videos in various sizes</w:t>
      </w:r>
      <w:r w:rsidRPr="00671EB7">
        <w:rPr>
          <w:sz w:val="20"/>
          <w:szCs w:val="20"/>
        </w:rPr>
        <w:t xml:space="preserve">. </w:t>
      </w:r>
      <w:r w:rsidR="00486FF7">
        <w:rPr>
          <w:sz w:val="20"/>
          <w:szCs w:val="20"/>
        </w:rPr>
        <w:t>Fig. 6</w:t>
      </w:r>
      <w:r w:rsidR="00C66721" w:rsidRPr="00671EB7">
        <w:rPr>
          <w:sz w:val="20"/>
          <w:szCs w:val="20"/>
        </w:rPr>
        <w:t xml:space="preserve"> shows the </w:t>
      </w:r>
      <w:r w:rsidR="00C32DF8">
        <w:rPr>
          <w:sz w:val="20"/>
          <w:szCs w:val="20"/>
        </w:rPr>
        <w:t>relationship</w:t>
      </w:r>
      <w:r w:rsidR="00C32DF8" w:rsidRPr="00671EB7">
        <w:rPr>
          <w:sz w:val="20"/>
          <w:szCs w:val="20"/>
        </w:rPr>
        <w:t xml:space="preserve"> </w:t>
      </w:r>
      <w:r w:rsidR="00C66721" w:rsidRPr="00671EB7">
        <w:rPr>
          <w:sz w:val="20"/>
          <w:szCs w:val="20"/>
        </w:rPr>
        <w:t xml:space="preserve">between </w:t>
      </w:r>
      <w:r w:rsidR="005F6C3B" w:rsidRPr="00671EB7">
        <w:rPr>
          <w:sz w:val="20"/>
          <w:szCs w:val="20"/>
        </w:rPr>
        <w:t>MSD values</w:t>
      </w:r>
      <w:r w:rsidR="00481DE3">
        <w:rPr>
          <w:sz w:val="20"/>
          <w:szCs w:val="20"/>
        </w:rPr>
        <w:t xml:space="preserve"> and video compression ratios</w:t>
      </w:r>
      <w:r w:rsidR="005F4A1F">
        <w:rPr>
          <w:sz w:val="20"/>
          <w:szCs w:val="20"/>
        </w:rPr>
        <w:t xml:space="preserve">. The </w:t>
      </w:r>
      <w:r w:rsidR="00DB7F7A">
        <w:rPr>
          <w:sz w:val="20"/>
          <w:szCs w:val="20"/>
        </w:rPr>
        <w:t>MSD</w:t>
      </w:r>
      <w:r w:rsidR="005F4A1F">
        <w:rPr>
          <w:sz w:val="20"/>
          <w:szCs w:val="20"/>
        </w:rPr>
        <w:t xml:space="preserve"> values were </w:t>
      </w:r>
      <w:r w:rsidR="00C32DF8">
        <w:rPr>
          <w:sz w:val="20"/>
          <w:szCs w:val="20"/>
        </w:rPr>
        <w:t>scaled a</w:t>
      </w:r>
      <w:r w:rsidR="00204ED5">
        <w:rPr>
          <w:sz w:val="20"/>
          <w:szCs w:val="20"/>
        </w:rPr>
        <w:t>s multiple of the MSD values for original video</w:t>
      </w:r>
      <w:r w:rsidR="005F4A1F">
        <w:rPr>
          <w:sz w:val="20"/>
          <w:szCs w:val="20"/>
        </w:rPr>
        <w:t xml:space="preserve"> therefore 1.0 means the MSD values are identical to the ones from original videos.</w:t>
      </w:r>
      <w:r w:rsidR="00481DE3">
        <w:rPr>
          <w:sz w:val="20"/>
          <w:szCs w:val="20"/>
        </w:rPr>
        <w:t xml:space="preserve"> </w:t>
      </w:r>
      <w:r w:rsidR="00217817">
        <w:rPr>
          <w:sz w:val="20"/>
          <w:szCs w:val="20"/>
        </w:rPr>
        <w:t xml:space="preserve">Every curve </w:t>
      </w:r>
      <w:r w:rsidR="00B5217A">
        <w:rPr>
          <w:sz w:val="20"/>
          <w:szCs w:val="20"/>
        </w:rPr>
        <w:t>represents</w:t>
      </w:r>
      <w:r w:rsidR="00217817">
        <w:rPr>
          <w:sz w:val="20"/>
          <w:szCs w:val="20"/>
        </w:rPr>
        <w:t xml:space="preserve"> the mean MSD value</w:t>
      </w:r>
      <w:r w:rsidR="00B5217A">
        <w:rPr>
          <w:sz w:val="20"/>
          <w:szCs w:val="20"/>
        </w:rPr>
        <w:t>s</w:t>
      </w:r>
      <w:r w:rsidR="00217817">
        <w:rPr>
          <w:sz w:val="20"/>
          <w:szCs w:val="20"/>
        </w:rPr>
        <w:t xml:space="preserve"> among 10 copies of videos with the same foreground and different noises (noises are on the same level). </w:t>
      </w:r>
    </w:p>
    <w:p w14:paraId="2E9AC853" w14:textId="77777777" w:rsidR="00833BF4" w:rsidRDefault="00833BF4" w:rsidP="00D85D84">
      <w:pPr>
        <w:rPr>
          <w:sz w:val="20"/>
          <w:szCs w:val="20"/>
        </w:rPr>
      </w:pPr>
    </w:p>
    <w:p w14:paraId="0F8325DF" w14:textId="2DA4CB6D" w:rsidR="00BE7EB4" w:rsidRDefault="00833BF4" w:rsidP="00D85D84">
      <w:pPr>
        <w:rPr>
          <w:sz w:val="20"/>
          <w:szCs w:val="20"/>
        </w:rPr>
      </w:pPr>
      <w:r>
        <w:rPr>
          <w:sz w:val="20"/>
          <w:szCs w:val="20"/>
        </w:rPr>
        <w:t xml:space="preserve">The result suggests that two variations of our compression method can both yield a better quality compressed video since the points on the curves are all close to one (in the range between 0.98 and 1.02) </w:t>
      </w:r>
      <w:r w:rsidR="005B1FA8">
        <w:rPr>
          <w:sz w:val="20"/>
          <w:szCs w:val="20"/>
        </w:rPr>
        <w:t xml:space="preserve">While standard H.264 yields a curve far </w:t>
      </w:r>
      <w:r w:rsidR="009D6149">
        <w:rPr>
          <w:sz w:val="20"/>
          <w:szCs w:val="20"/>
        </w:rPr>
        <w:t>away from 1.0 given the same compression ratio.</w:t>
      </w:r>
    </w:p>
    <w:p w14:paraId="708BE9D6" w14:textId="77777777" w:rsidR="00BE7EB4" w:rsidRDefault="00BE7EB4" w:rsidP="00D85D84">
      <w:pPr>
        <w:rPr>
          <w:sz w:val="20"/>
          <w:szCs w:val="20"/>
        </w:rPr>
      </w:pPr>
    </w:p>
    <w:p w14:paraId="73FA8DCF" w14:textId="77777777" w:rsidR="00D84E8A" w:rsidRDefault="00D84E8A" w:rsidP="00D85D84">
      <w:pPr>
        <w:rPr>
          <w:ins w:id="36" w:author="Chong Shao" w:date="2016-12-23T16:39:00Z"/>
          <w:sz w:val="20"/>
          <w:szCs w:val="20"/>
        </w:rPr>
      </w:pPr>
      <w:ins w:id="37" w:author="Chong Shao" w:date="2016-12-23T16:38:00Z">
        <w:r>
          <w:rPr>
            <w:noProof/>
            <w:sz w:val="20"/>
            <w:szCs w:val="20"/>
          </w:rPr>
          <w:drawing>
            <wp:anchor distT="0" distB="0" distL="114300" distR="114300" simplePos="0" relativeHeight="251666432" behindDoc="0" locked="0" layoutInCell="1" allowOverlap="1" wp14:anchorId="71E141F9" wp14:editId="6589D699">
              <wp:simplePos x="0" y="0"/>
              <wp:positionH relativeFrom="column">
                <wp:posOffset>2171700</wp:posOffset>
              </wp:positionH>
              <wp:positionV relativeFrom="paragraph">
                <wp:posOffset>395605</wp:posOffset>
              </wp:positionV>
              <wp:extent cx="2208530" cy="573405"/>
              <wp:effectExtent l="0" t="0" r="1270" b="10795"/>
              <wp:wrapNone/>
              <wp:docPr id="8" name="Picture 8" descr="Macintosh HD:Users:chongshao-mikasa:Dev:lossy_microscocpy_compression_data:plot_sync_2_re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ongshao-mikasa:Dev:lossy_microscocpy_compression_data:plot_sync_2_redo.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55446" t="35864" r="4284" b="40209"/>
                      <a:stretch/>
                    </pic:blipFill>
                    <pic:spPr bwMode="auto">
                      <a:xfrm>
                        <a:off x="0" y="0"/>
                        <a:ext cx="2208530" cy="5734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r w:rsidR="00BE7EB4">
        <w:rPr>
          <w:sz w:val="20"/>
          <w:szCs w:val="20"/>
        </w:rPr>
        <w:t xml:space="preserve">One can also notice that the curves for the videos after post-processing are closer to the 1.0 horizontal curve. This shows that post-processing of adding back-noise improves the video quality in terms of analysis. </w:t>
      </w:r>
    </w:p>
    <w:p w14:paraId="5E31CD35" w14:textId="6E1F436B" w:rsidR="00D85D84" w:rsidRDefault="00544783" w:rsidP="00D85D84">
      <w:pPr>
        <w:rPr>
          <w:ins w:id="38" w:author="Chong Shao" w:date="2016-12-23T16:37:00Z"/>
          <w:sz w:val="20"/>
          <w:szCs w:val="20"/>
        </w:rPr>
      </w:pPr>
      <w:del w:id="39" w:author="Chong Shao" w:date="2016-12-23T16:37:00Z">
        <w:r w:rsidRPr="00D2230B" w:rsidDel="00D84E8A">
          <w:rPr>
            <w:noProof/>
            <w:sz w:val="20"/>
            <w:szCs w:val="20"/>
          </w:rPr>
          <w:drawing>
            <wp:inline distT="0" distB="0" distL="0" distR="0" wp14:anchorId="41223713" wp14:editId="2584D1D6">
              <wp:extent cx="5477510" cy="3241040"/>
              <wp:effectExtent l="0" t="0" r="8890" b="10160"/>
              <wp:docPr id="1" name="Picture 1" descr="Macintosh HD:Users:chongshao-mikasa:Dev:paper2_data:lossy_comp_video_size_exp_chart:plot_sync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ongshao-mikasa:Dev:paper2_data:lossy_comp_video_size_exp_chart:plot_sync_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7510" cy="3241040"/>
                      </a:xfrm>
                      <a:prstGeom prst="rect">
                        <a:avLst/>
                      </a:prstGeom>
                      <a:noFill/>
                      <a:ln>
                        <a:noFill/>
                      </a:ln>
                    </pic:spPr>
                  </pic:pic>
                </a:graphicData>
              </a:graphic>
            </wp:inline>
          </w:drawing>
        </w:r>
      </w:del>
    </w:p>
    <w:p w14:paraId="7372D835" w14:textId="77777777" w:rsidR="00D84E8A" w:rsidRPr="00671EB7" w:rsidRDefault="00D84E8A" w:rsidP="00D85D84">
      <w:pPr>
        <w:rPr>
          <w:sz w:val="20"/>
          <w:szCs w:val="20"/>
        </w:rPr>
      </w:pPr>
    </w:p>
    <w:p w14:paraId="239F7A01" w14:textId="4844EEC2" w:rsidR="00390AF9" w:rsidRDefault="00D84E8A" w:rsidP="00FA24A7">
      <w:pPr>
        <w:jc w:val="center"/>
        <w:rPr>
          <w:ins w:id="40" w:author="Chong Shao" w:date="2016-12-23T16:37:00Z"/>
          <w:sz w:val="20"/>
          <w:szCs w:val="20"/>
        </w:rPr>
      </w:pPr>
      <w:ins w:id="41" w:author="Chong Shao" w:date="2016-12-23T16:37:00Z">
        <w:r>
          <w:rPr>
            <w:noProof/>
            <w:sz w:val="20"/>
            <w:szCs w:val="20"/>
          </w:rPr>
          <w:drawing>
            <wp:inline distT="0" distB="0" distL="0" distR="0" wp14:anchorId="212401B5" wp14:editId="5F11CDDA">
              <wp:extent cx="3032911" cy="2399030"/>
              <wp:effectExtent l="0" t="0" r="0" b="0"/>
              <wp:docPr id="6" name="Picture 6" descr="Macintosh HD:Users:chongshao-mikasa:Dev:lossy_microscocpy_compression_data:plot_sync_2_re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ongshao-mikasa:Dev:lossy_microscocpy_compression_data:plot_sync_2_redo.png"/>
                      <pic:cNvPicPr>
                        <a:picLocks noChangeAspect="1" noChangeArrowheads="1"/>
                      </pic:cNvPicPr>
                    </pic:nvPicPr>
                    <pic:blipFill rotWithShape="1">
                      <a:blip r:embed="rId17">
                        <a:extLst>
                          <a:ext uri="{28A0092B-C50C-407E-A947-70E740481C1C}">
                            <a14:useLocalDpi xmlns:a14="http://schemas.microsoft.com/office/drawing/2010/main" val="0"/>
                          </a:ext>
                        </a:extLst>
                      </a:blip>
                      <a:srcRect r="44720"/>
                      <a:stretch/>
                    </pic:blipFill>
                    <pic:spPr bwMode="auto">
                      <a:xfrm>
                        <a:off x="0" y="0"/>
                        <a:ext cx="3032911" cy="2399030"/>
                      </a:xfrm>
                      <a:prstGeom prst="rect">
                        <a:avLst/>
                      </a:prstGeom>
                      <a:noFill/>
                      <a:ln>
                        <a:noFill/>
                      </a:ln>
                      <a:extLst>
                        <a:ext uri="{53640926-AAD7-44d8-BBD7-CCE9431645EC}">
                          <a14:shadowObscured xmlns:a14="http://schemas.microsoft.com/office/drawing/2010/main"/>
                        </a:ext>
                      </a:extLst>
                    </pic:spPr>
                  </pic:pic>
                </a:graphicData>
              </a:graphic>
            </wp:inline>
          </w:drawing>
        </w:r>
      </w:ins>
    </w:p>
    <w:p w14:paraId="3AE95537" w14:textId="170BFE45" w:rsidR="00D84E8A" w:rsidRDefault="00D84E8A" w:rsidP="00FA24A7">
      <w:pPr>
        <w:jc w:val="center"/>
        <w:rPr>
          <w:sz w:val="20"/>
          <w:szCs w:val="20"/>
        </w:rPr>
      </w:pPr>
    </w:p>
    <w:p w14:paraId="3971F753" w14:textId="695D9347" w:rsidR="00B346B9" w:rsidRDefault="00B346B9" w:rsidP="00B346B9">
      <w:pPr>
        <w:jc w:val="center"/>
        <w:rPr>
          <w:sz w:val="20"/>
          <w:szCs w:val="20"/>
        </w:rPr>
      </w:pPr>
      <w:r>
        <w:rPr>
          <w:sz w:val="20"/>
          <w:szCs w:val="20"/>
        </w:rPr>
        <w:t>Fig. 6 scaled MSD values vs. compression ratio, for five groups of synthetic videos</w:t>
      </w:r>
      <w:r w:rsidR="002371E0">
        <w:rPr>
          <w:sz w:val="20"/>
          <w:szCs w:val="20"/>
        </w:rPr>
        <w:t xml:space="preserve">, </w:t>
      </w:r>
      <w:r w:rsidR="002371E0">
        <w:rPr>
          <w:sz w:val="20"/>
          <w:szCs w:val="20"/>
          <w:lang w:eastAsia="zh-CN"/>
        </w:rPr>
        <w:t>note that the horizontal axis is in log scale for display purpose</w:t>
      </w:r>
    </w:p>
    <w:p w14:paraId="0B55651A" w14:textId="77777777" w:rsidR="002068F7" w:rsidRPr="00671EB7" w:rsidRDefault="002068F7" w:rsidP="00620E27">
      <w:pPr>
        <w:rPr>
          <w:sz w:val="20"/>
          <w:szCs w:val="20"/>
        </w:rPr>
      </w:pPr>
    </w:p>
    <w:p w14:paraId="45F9515A" w14:textId="08B2B48D" w:rsidR="00AA6764" w:rsidRPr="00671EB7" w:rsidRDefault="00AA6764" w:rsidP="00620E27">
      <w:pPr>
        <w:rPr>
          <w:b/>
          <w:sz w:val="20"/>
          <w:szCs w:val="20"/>
        </w:rPr>
      </w:pPr>
      <w:r w:rsidRPr="00671EB7">
        <w:rPr>
          <w:b/>
          <w:sz w:val="20"/>
          <w:szCs w:val="20"/>
        </w:rPr>
        <w:t>4.1.1 KS test</w:t>
      </w:r>
    </w:p>
    <w:p w14:paraId="3FB7C1C4" w14:textId="77777777" w:rsidR="00770C5F" w:rsidRPr="00671EB7" w:rsidRDefault="00770C5F" w:rsidP="00620E27">
      <w:pPr>
        <w:rPr>
          <w:sz w:val="20"/>
          <w:szCs w:val="20"/>
        </w:rPr>
      </w:pPr>
    </w:p>
    <w:p w14:paraId="588D3637" w14:textId="05AC34DE" w:rsidR="006160D5" w:rsidRDefault="00360F7A" w:rsidP="00620E27">
      <w:pPr>
        <w:rPr>
          <w:sz w:val="20"/>
          <w:szCs w:val="20"/>
        </w:rPr>
      </w:pPr>
      <w:r w:rsidRPr="00671EB7">
        <w:rPr>
          <w:sz w:val="20"/>
          <w:szCs w:val="20"/>
        </w:rPr>
        <w:t>We</w:t>
      </w:r>
      <w:r w:rsidR="003258F9" w:rsidRPr="00671EB7">
        <w:rPr>
          <w:sz w:val="20"/>
          <w:szCs w:val="20"/>
        </w:rPr>
        <w:t xml:space="preserve"> </w:t>
      </w:r>
      <w:r w:rsidR="00A73798" w:rsidRPr="00671EB7">
        <w:rPr>
          <w:sz w:val="20"/>
          <w:szCs w:val="20"/>
        </w:rPr>
        <w:t>perform</w:t>
      </w:r>
      <w:r w:rsidR="00527173" w:rsidRPr="00671EB7">
        <w:rPr>
          <w:sz w:val="20"/>
          <w:szCs w:val="20"/>
        </w:rPr>
        <w:t>ed</w:t>
      </w:r>
      <w:r w:rsidR="00A73798" w:rsidRPr="00671EB7">
        <w:rPr>
          <w:sz w:val="20"/>
          <w:szCs w:val="20"/>
        </w:rPr>
        <w:t xml:space="preserve"> the KS test on the MSD </w:t>
      </w:r>
      <w:r w:rsidR="004232C0">
        <w:rPr>
          <w:sz w:val="20"/>
          <w:szCs w:val="20"/>
        </w:rPr>
        <w:t>values</w:t>
      </w:r>
      <w:r w:rsidR="00A73798" w:rsidRPr="00671EB7">
        <w:rPr>
          <w:sz w:val="20"/>
          <w:szCs w:val="20"/>
        </w:rPr>
        <w:t>.</w:t>
      </w:r>
      <w:r w:rsidR="00527173" w:rsidRPr="00671EB7">
        <w:rPr>
          <w:sz w:val="20"/>
          <w:szCs w:val="20"/>
        </w:rPr>
        <w:t xml:space="preserve"> In this </w:t>
      </w:r>
      <w:r w:rsidR="00B103E6">
        <w:rPr>
          <w:sz w:val="20"/>
          <w:szCs w:val="20"/>
        </w:rPr>
        <w:t>experiment</w:t>
      </w:r>
      <w:r w:rsidR="00B103E6" w:rsidRPr="00671EB7">
        <w:rPr>
          <w:sz w:val="20"/>
          <w:szCs w:val="20"/>
        </w:rPr>
        <w:t xml:space="preserve"> </w:t>
      </w:r>
      <w:r w:rsidR="00527173" w:rsidRPr="00671EB7">
        <w:rPr>
          <w:sz w:val="20"/>
          <w:szCs w:val="20"/>
        </w:rPr>
        <w:t xml:space="preserve">the MSD values were </w:t>
      </w:r>
      <w:r w:rsidR="002008C0" w:rsidRPr="00671EB7">
        <w:rPr>
          <w:sz w:val="20"/>
          <w:szCs w:val="20"/>
        </w:rPr>
        <w:t xml:space="preserve">not normalized by </w:t>
      </w:r>
      <w:r w:rsidR="001F174B" w:rsidRPr="00671EB7">
        <w:rPr>
          <w:sz w:val="20"/>
          <w:szCs w:val="20"/>
        </w:rPr>
        <w:t xml:space="preserve">the MSD values for the original videos. </w:t>
      </w:r>
      <w:r w:rsidR="00B91BDB" w:rsidRPr="00671EB7">
        <w:rPr>
          <w:sz w:val="20"/>
          <w:szCs w:val="20"/>
        </w:rPr>
        <w:t xml:space="preserve">We </w:t>
      </w:r>
      <w:r w:rsidR="00672FBF" w:rsidRPr="00671EB7">
        <w:rPr>
          <w:sz w:val="20"/>
          <w:szCs w:val="20"/>
        </w:rPr>
        <w:t>used</w:t>
      </w:r>
      <w:r w:rsidR="009A6C82" w:rsidRPr="00671EB7">
        <w:rPr>
          <w:sz w:val="20"/>
          <w:szCs w:val="20"/>
        </w:rPr>
        <w:t xml:space="preserve"> </w:t>
      </w:r>
      <w:r w:rsidR="00B91BDB" w:rsidRPr="00671EB7">
        <w:rPr>
          <w:sz w:val="20"/>
          <w:szCs w:val="20"/>
        </w:rPr>
        <w:t>one bead’s MSD value</w:t>
      </w:r>
      <w:r w:rsidR="004D4AD8">
        <w:rPr>
          <w:sz w:val="20"/>
          <w:szCs w:val="20"/>
        </w:rPr>
        <w:t>s</w:t>
      </w:r>
      <w:r w:rsidR="00B91BDB" w:rsidRPr="00671EB7">
        <w:rPr>
          <w:sz w:val="20"/>
          <w:szCs w:val="20"/>
        </w:rPr>
        <w:t xml:space="preserve"> across 10</w:t>
      </w:r>
      <w:r w:rsidR="007345B6">
        <w:rPr>
          <w:sz w:val="20"/>
          <w:szCs w:val="20"/>
        </w:rPr>
        <w:t xml:space="preserve"> versions of the</w:t>
      </w:r>
      <w:r w:rsidR="00B91BDB" w:rsidRPr="00671EB7">
        <w:rPr>
          <w:sz w:val="20"/>
          <w:szCs w:val="20"/>
        </w:rPr>
        <w:t xml:space="preserve"> videos</w:t>
      </w:r>
      <w:r w:rsidR="007345B6">
        <w:rPr>
          <w:sz w:val="20"/>
          <w:szCs w:val="20"/>
        </w:rPr>
        <w:t xml:space="preserve"> that share the same foreground content</w:t>
      </w:r>
      <w:r w:rsidR="00B91BDB" w:rsidRPr="00671EB7">
        <w:rPr>
          <w:sz w:val="20"/>
          <w:szCs w:val="20"/>
        </w:rPr>
        <w:t xml:space="preserve">. </w:t>
      </w:r>
      <w:r w:rsidR="00214095" w:rsidRPr="00671EB7">
        <w:rPr>
          <w:sz w:val="20"/>
          <w:szCs w:val="20"/>
        </w:rPr>
        <w:t>After that, we select</w:t>
      </w:r>
      <w:r w:rsidR="00B50967" w:rsidRPr="00671EB7">
        <w:rPr>
          <w:sz w:val="20"/>
          <w:szCs w:val="20"/>
        </w:rPr>
        <w:t>ed</w:t>
      </w:r>
      <w:r w:rsidR="00214095" w:rsidRPr="00671EB7">
        <w:rPr>
          <w:sz w:val="20"/>
          <w:szCs w:val="20"/>
        </w:rPr>
        <w:t xml:space="preserve"> a </w:t>
      </w:r>
      <w:r w:rsidR="005A345D">
        <w:rPr>
          <w:sz w:val="20"/>
          <w:szCs w:val="20"/>
        </w:rPr>
        <w:t>fixed window size</w:t>
      </w:r>
      <w:r w:rsidR="00E41154" w:rsidRPr="00671EB7">
        <w:rPr>
          <w:sz w:val="20"/>
          <w:szCs w:val="20"/>
        </w:rPr>
        <w:t>.</w:t>
      </w:r>
      <w:r w:rsidR="00864F61">
        <w:rPr>
          <w:sz w:val="20"/>
          <w:szCs w:val="20"/>
        </w:rPr>
        <w:t xml:space="preserve"> The left figure in</w:t>
      </w:r>
      <w:r w:rsidR="005D2101" w:rsidRPr="00671EB7">
        <w:rPr>
          <w:sz w:val="20"/>
          <w:szCs w:val="20"/>
        </w:rPr>
        <w:t xml:space="preserve"> </w:t>
      </w:r>
      <w:r w:rsidR="00864F61">
        <w:rPr>
          <w:sz w:val="20"/>
          <w:szCs w:val="20"/>
        </w:rPr>
        <w:t xml:space="preserve">Fig. 7 shows the p values output from KS test for MSD values on videos compressed using </w:t>
      </w:r>
      <w:r w:rsidR="00EC3892" w:rsidRPr="00671EB7">
        <w:rPr>
          <w:sz w:val="20"/>
          <w:szCs w:val="20"/>
        </w:rPr>
        <w:t xml:space="preserve">our </w:t>
      </w:r>
      <w:r w:rsidR="00EC3892">
        <w:rPr>
          <w:sz w:val="20"/>
          <w:szCs w:val="20"/>
        </w:rPr>
        <w:t xml:space="preserve">compression </w:t>
      </w:r>
      <w:r w:rsidR="00EC3892" w:rsidRPr="00671EB7">
        <w:rPr>
          <w:sz w:val="20"/>
          <w:szCs w:val="20"/>
        </w:rPr>
        <w:t>approach variation 1</w:t>
      </w:r>
      <w:r w:rsidR="00EC3892">
        <w:rPr>
          <w:sz w:val="20"/>
          <w:szCs w:val="20"/>
        </w:rPr>
        <w:t xml:space="preserve"> (averaging background)</w:t>
      </w:r>
      <w:r w:rsidR="00EC3892" w:rsidRPr="00671EB7">
        <w:rPr>
          <w:sz w:val="20"/>
          <w:szCs w:val="20"/>
        </w:rPr>
        <w:t>, our</w:t>
      </w:r>
      <w:r w:rsidR="00EC3892">
        <w:rPr>
          <w:sz w:val="20"/>
          <w:szCs w:val="20"/>
        </w:rPr>
        <w:t xml:space="preserve"> compression</w:t>
      </w:r>
      <w:r w:rsidR="00EC3892" w:rsidRPr="00671EB7">
        <w:rPr>
          <w:sz w:val="20"/>
          <w:szCs w:val="20"/>
        </w:rPr>
        <w:t xml:space="preserve"> approach variation 2</w:t>
      </w:r>
      <w:r w:rsidR="00EC3892">
        <w:rPr>
          <w:sz w:val="20"/>
          <w:szCs w:val="20"/>
        </w:rPr>
        <w:t xml:space="preserve"> (custom qp assignment in H.264)</w:t>
      </w:r>
      <w:r w:rsidR="00EC3892" w:rsidRPr="00671EB7">
        <w:rPr>
          <w:sz w:val="20"/>
          <w:szCs w:val="20"/>
        </w:rPr>
        <w:t xml:space="preserve"> and the standard </w:t>
      </w:r>
      <w:r w:rsidR="00EC3892">
        <w:rPr>
          <w:sz w:val="20"/>
          <w:szCs w:val="20"/>
        </w:rPr>
        <w:t>H.264</w:t>
      </w:r>
      <w:r w:rsidR="00EC3892" w:rsidRPr="00671EB7">
        <w:rPr>
          <w:sz w:val="20"/>
          <w:szCs w:val="20"/>
        </w:rPr>
        <w:t xml:space="preserve"> compression</w:t>
      </w:r>
      <w:r w:rsidR="00EC3892">
        <w:rPr>
          <w:sz w:val="20"/>
          <w:szCs w:val="20"/>
        </w:rPr>
        <w:t xml:space="preserve">. </w:t>
      </w:r>
      <w:r w:rsidR="00F64516">
        <w:rPr>
          <w:sz w:val="20"/>
          <w:szCs w:val="20"/>
        </w:rPr>
        <w:t>The curves are p values vs. different compression ratios</w:t>
      </w:r>
      <w:r w:rsidR="00A7106E">
        <w:rPr>
          <w:sz w:val="20"/>
          <w:szCs w:val="20"/>
        </w:rPr>
        <w:t xml:space="preserve"> in log scale</w:t>
      </w:r>
      <w:r w:rsidR="00F64516">
        <w:rPr>
          <w:sz w:val="20"/>
          <w:szCs w:val="20"/>
        </w:rPr>
        <w:t xml:space="preserve">. </w:t>
      </w:r>
      <w:r w:rsidR="007E6239">
        <w:rPr>
          <w:sz w:val="20"/>
          <w:szCs w:val="20"/>
        </w:rPr>
        <w:t xml:space="preserve">The </w:t>
      </w:r>
      <w:r w:rsidR="007F6E45">
        <w:rPr>
          <w:sz w:val="20"/>
          <w:szCs w:val="20"/>
        </w:rPr>
        <w:t xml:space="preserve">ks p values are also </w:t>
      </w:r>
      <w:r w:rsidR="007E6239">
        <w:rPr>
          <w:sz w:val="20"/>
          <w:szCs w:val="20"/>
        </w:rPr>
        <w:t xml:space="preserve">in log scale and the horizontal line indicates the test decision threshold. </w:t>
      </w:r>
      <w:r w:rsidR="006160D5">
        <w:rPr>
          <w:sz w:val="20"/>
          <w:szCs w:val="20"/>
        </w:rPr>
        <w:t xml:space="preserve">For all p values above the line, the null hypothesis is not rejected, which means that there is no strong evidence to say that the MSD values obtained from compressed videos are in the different population from the MSD values obtained from the original video. </w:t>
      </w:r>
    </w:p>
    <w:p w14:paraId="0D7F4A8B" w14:textId="77777777" w:rsidR="00320A7D" w:rsidRDefault="00320A7D" w:rsidP="00620E27">
      <w:pPr>
        <w:rPr>
          <w:sz w:val="20"/>
          <w:szCs w:val="20"/>
        </w:rPr>
      </w:pPr>
    </w:p>
    <w:p w14:paraId="33628FA9" w14:textId="6D698D5B" w:rsidR="003258F9" w:rsidRPr="00671EB7" w:rsidRDefault="00320A7D" w:rsidP="00620E27">
      <w:pPr>
        <w:rPr>
          <w:sz w:val="20"/>
          <w:szCs w:val="20"/>
        </w:rPr>
      </w:pPr>
      <w:r>
        <w:rPr>
          <w:sz w:val="20"/>
          <w:szCs w:val="20"/>
        </w:rPr>
        <w:lastRenderedPageBreak/>
        <w:t>From the plot, one can see that for the standard H.264 compressed video, the KS test always give the decision to reject the null hypothesis. For our approach, before the post-processing, the curve sometimes goes above the threshold but it also falls below the threshold as the compression ratio increases. For the video compressed with our approach after post-processing, the curves are always above the threshold until it reaches a very high compression ratio.</w:t>
      </w:r>
    </w:p>
    <w:p w14:paraId="2C4C5BA3" w14:textId="2C40F245" w:rsidR="00C31B80" w:rsidRDefault="00544783" w:rsidP="00620E27">
      <w:pPr>
        <w:rPr>
          <w:sz w:val="20"/>
          <w:szCs w:val="20"/>
        </w:rPr>
      </w:pPr>
      <w:del w:id="42" w:author="Chong Shao" w:date="2016-12-23T16:47:00Z">
        <w:r w:rsidRPr="00D2230B" w:rsidDel="009224F9">
          <w:rPr>
            <w:noProof/>
            <w:sz w:val="20"/>
            <w:szCs w:val="20"/>
          </w:rPr>
          <w:drawing>
            <wp:inline distT="0" distB="0" distL="0" distR="0" wp14:anchorId="7A812C1C" wp14:editId="529B0DDE">
              <wp:extent cx="5477510" cy="3241040"/>
              <wp:effectExtent l="0" t="0" r="8890" b="10160"/>
              <wp:docPr id="2" name="Picture 2" descr="Macintosh HD:Users:chongshao-mikasa:Dev:paper2_data:lossy_comp_video_size_exp_chart:ks_test_sy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hongshao-mikasa:Dev:paper2_data:lossy_comp_video_size_exp_chart:ks_test_syn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7510" cy="3241040"/>
                      </a:xfrm>
                      <a:prstGeom prst="rect">
                        <a:avLst/>
                      </a:prstGeom>
                      <a:noFill/>
                      <a:ln>
                        <a:noFill/>
                      </a:ln>
                    </pic:spPr>
                  </pic:pic>
                </a:graphicData>
              </a:graphic>
            </wp:inline>
          </w:drawing>
        </w:r>
      </w:del>
    </w:p>
    <w:p w14:paraId="760D4547" w14:textId="639BB54A" w:rsidR="00544783" w:rsidRPr="00671EB7" w:rsidRDefault="009224F9" w:rsidP="009224F9">
      <w:pPr>
        <w:jc w:val="center"/>
        <w:rPr>
          <w:sz w:val="20"/>
          <w:szCs w:val="20"/>
        </w:rPr>
        <w:pPrChange w:id="43" w:author="Chong Shao" w:date="2016-12-23T16:47:00Z">
          <w:pPr/>
        </w:pPrChange>
      </w:pPr>
      <w:ins w:id="44" w:author="Chong Shao" w:date="2016-12-23T16:47:00Z">
        <w:r>
          <w:rPr>
            <w:noProof/>
            <w:sz w:val="20"/>
            <w:szCs w:val="20"/>
          </w:rPr>
          <w:drawing>
            <wp:anchor distT="0" distB="0" distL="114300" distR="114300" simplePos="0" relativeHeight="251670528" behindDoc="0" locked="0" layoutInCell="1" allowOverlap="1" wp14:anchorId="0439F107" wp14:editId="2B42597D">
              <wp:simplePos x="0" y="0"/>
              <wp:positionH relativeFrom="column">
                <wp:posOffset>2171700</wp:posOffset>
              </wp:positionH>
              <wp:positionV relativeFrom="paragraph">
                <wp:posOffset>135255</wp:posOffset>
              </wp:positionV>
              <wp:extent cx="2208530" cy="573405"/>
              <wp:effectExtent l="0" t="0" r="1270" b="10795"/>
              <wp:wrapNone/>
              <wp:docPr id="25" name="Picture 25" descr="Macintosh HD:Users:chongshao-mikasa:Dev:lossy_microscocpy_compression_data:plot_sync_2_re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ongshao-mikasa:Dev:lossy_microscocpy_compression_data:plot_sync_2_redo.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55446" t="35864" r="4284" b="40209"/>
                      <a:stretch/>
                    </pic:blipFill>
                    <pic:spPr bwMode="auto">
                      <a:xfrm>
                        <a:off x="0" y="0"/>
                        <a:ext cx="2208530" cy="5734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20"/>
            <w:szCs w:val="20"/>
          </w:rPr>
          <w:drawing>
            <wp:inline distT="0" distB="0" distL="0" distR="0" wp14:anchorId="5BB5FC0E" wp14:editId="6786D430">
              <wp:extent cx="3032911" cy="2399030"/>
              <wp:effectExtent l="0" t="0" r="0" b="0"/>
              <wp:docPr id="17" name="Picture 17" descr="Macintosh HD:Users:chongshao-mikasa:Dev:lossy_microscocpy_compression_data:ks_test_sync_re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hongshao-mikasa:Dev:lossy_microscocpy_compression_data:ks_test_sync_redo.png"/>
                      <pic:cNvPicPr>
                        <a:picLocks noChangeAspect="1" noChangeArrowheads="1"/>
                      </pic:cNvPicPr>
                    </pic:nvPicPr>
                    <pic:blipFill rotWithShape="1">
                      <a:blip r:embed="rId20">
                        <a:extLst>
                          <a:ext uri="{28A0092B-C50C-407E-A947-70E740481C1C}">
                            <a14:useLocalDpi xmlns:a14="http://schemas.microsoft.com/office/drawing/2010/main" val="0"/>
                          </a:ext>
                        </a:extLst>
                      </a:blip>
                      <a:srcRect r="44720"/>
                      <a:stretch/>
                    </pic:blipFill>
                    <pic:spPr bwMode="auto">
                      <a:xfrm>
                        <a:off x="0" y="0"/>
                        <a:ext cx="3032911" cy="2399030"/>
                      </a:xfrm>
                      <a:prstGeom prst="rect">
                        <a:avLst/>
                      </a:prstGeom>
                      <a:noFill/>
                      <a:ln>
                        <a:noFill/>
                      </a:ln>
                      <a:extLst>
                        <a:ext uri="{53640926-AAD7-44d8-BBD7-CCE9431645EC}">
                          <a14:shadowObscured xmlns:a14="http://schemas.microsoft.com/office/drawing/2010/main"/>
                        </a:ext>
                      </a:extLst>
                    </pic:spPr>
                  </pic:pic>
                </a:graphicData>
              </a:graphic>
            </wp:inline>
          </w:drawing>
        </w:r>
      </w:ins>
    </w:p>
    <w:p w14:paraId="2B332919" w14:textId="7766168E" w:rsidR="00566D37" w:rsidRDefault="009224F9" w:rsidP="00411B9E">
      <w:pPr>
        <w:jc w:val="center"/>
        <w:rPr>
          <w:b/>
          <w:sz w:val="20"/>
          <w:szCs w:val="20"/>
          <w:lang w:eastAsia="zh-CN"/>
        </w:rPr>
      </w:pPr>
      <w:ins w:id="45" w:author="Chong Shao" w:date="2016-12-23T16:48:00Z">
        <w:r>
          <w:rPr>
            <w:noProof/>
            <w:sz w:val="20"/>
            <w:szCs w:val="20"/>
          </w:rPr>
          <w:drawing>
            <wp:anchor distT="0" distB="0" distL="114300" distR="114300" simplePos="0" relativeHeight="251672576" behindDoc="0" locked="0" layoutInCell="1" allowOverlap="1" wp14:anchorId="59EB8C2B" wp14:editId="1077D735">
              <wp:simplePos x="0" y="0"/>
              <wp:positionH relativeFrom="column">
                <wp:posOffset>2171700</wp:posOffset>
              </wp:positionH>
              <wp:positionV relativeFrom="paragraph">
                <wp:posOffset>1365885</wp:posOffset>
              </wp:positionV>
              <wp:extent cx="2208530" cy="573405"/>
              <wp:effectExtent l="0" t="0" r="1270" b="10795"/>
              <wp:wrapNone/>
              <wp:docPr id="27" name="Picture 27" descr="Macintosh HD:Users:chongshao-mikasa:Dev:lossy_microscocpy_compression_data:plot_sync_2_re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ongshao-mikasa:Dev:lossy_microscocpy_compression_data:plot_sync_2_redo.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55446" t="35864" r="4284" b="40209"/>
                      <a:stretch/>
                    </pic:blipFill>
                    <pic:spPr bwMode="auto">
                      <a:xfrm>
                        <a:off x="0" y="0"/>
                        <a:ext cx="2208530" cy="5734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noProof/>
            <w:sz w:val="20"/>
            <w:szCs w:val="20"/>
          </w:rPr>
          <w:drawing>
            <wp:inline distT="0" distB="0" distL="0" distR="0" wp14:anchorId="467F9149" wp14:editId="227C2A84">
              <wp:extent cx="3322621" cy="2399030"/>
              <wp:effectExtent l="0" t="0" r="5080" b="0"/>
              <wp:docPr id="26" name="Picture 26" descr="Macintosh HD:Users:chongshao-mikasa:Dev:lossy_microscocpy_compression_data:KLdiv_test_sync_re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hongshao-mikasa:Dev:lossy_microscocpy_compression_data:KLdiv_test_sync_redo.png"/>
                      <pic:cNvPicPr>
                        <a:picLocks noChangeAspect="1" noChangeArrowheads="1"/>
                      </pic:cNvPicPr>
                    </pic:nvPicPr>
                    <pic:blipFill rotWithShape="1">
                      <a:blip r:embed="rId21">
                        <a:extLst>
                          <a:ext uri="{28A0092B-C50C-407E-A947-70E740481C1C}">
                            <a14:useLocalDpi xmlns:a14="http://schemas.microsoft.com/office/drawing/2010/main" val="0"/>
                          </a:ext>
                        </a:extLst>
                      </a:blip>
                      <a:srcRect r="39439"/>
                      <a:stretch/>
                    </pic:blipFill>
                    <pic:spPr bwMode="auto">
                      <a:xfrm>
                        <a:off x="0" y="0"/>
                        <a:ext cx="3322621" cy="2399030"/>
                      </a:xfrm>
                      <a:prstGeom prst="rect">
                        <a:avLst/>
                      </a:prstGeom>
                      <a:noFill/>
                      <a:ln>
                        <a:noFill/>
                      </a:ln>
                      <a:extLst>
                        <a:ext uri="{53640926-AAD7-44d8-BBD7-CCE9431645EC}">
                          <a14:shadowObscured xmlns:a14="http://schemas.microsoft.com/office/drawing/2010/main"/>
                        </a:ext>
                      </a:extLst>
                    </pic:spPr>
                  </pic:pic>
                </a:graphicData>
              </a:graphic>
            </wp:inline>
          </w:drawing>
        </w:r>
      </w:ins>
      <w:del w:id="46" w:author="Chong Shao" w:date="2016-12-23T16:48:00Z">
        <w:r w:rsidR="00544783" w:rsidRPr="00D2230B" w:rsidDel="009224F9">
          <w:rPr>
            <w:b/>
            <w:noProof/>
            <w:sz w:val="20"/>
            <w:szCs w:val="20"/>
          </w:rPr>
          <w:drawing>
            <wp:inline distT="0" distB="0" distL="0" distR="0" wp14:anchorId="6DB33CA8" wp14:editId="7C10923C">
              <wp:extent cx="5477510" cy="3241040"/>
              <wp:effectExtent l="0" t="0" r="8890" b="10160"/>
              <wp:docPr id="7" name="Picture 7" descr="Macintosh HD:Users:chongshao-mikasa:Dev:paper2_data:lossy_comp_video_size_exp_chart:KLdiv_test_sy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hongshao-mikasa:Dev:paper2_data:lossy_comp_video_size_exp_chart:KLdiv_test_sync.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7510" cy="3241040"/>
                      </a:xfrm>
                      <a:prstGeom prst="rect">
                        <a:avLst/>
                      </a:prstGeom>
                      <a:noFill/>
                      <a:ln>
                        <a:noFill/>
                      </a:ln>
                    </pic:spPr>
                  </pic:pic>
                </a:graphicData>
              </a:graphic>
            </wp:inline>
          </w:drawing>
        </w:r>
      </w:del>
    </w:p>
    <w:p w14:paraId="7EAB3965" w14:textId="13F429F8" w:rsidR="00162085" w:rsidRDefault="00162085" w:rsidP="00162085">
      <w:pPr>
        <w:tabs>
          <w:tab w:val="left" w:pos="180"/>
        </w:tabs>
        <w:jc w:val="center"/>
        <w:rPr>
          <w:sz w:val="20"/>
          <w:szCs w:val="20"/>
          <w:lang w:eastAsia="zh-CN"/>
        </w:rPr>
      </w:pPr>
      <w:r>
        <w:rPr>
          <w:sz w:val="20"/>
          <w:szCs w:val="20"/>
          <w:lang w:eastAsia="zh-CN"/>
        </w:rPr>
        <w:t xml:space="preserve">Fig. 7 </w:t>
      </w:r>
      <w:r w:rsidR="00DE030A">
        <w:rPr>
          <w:sz w:val="20"/>
          <w:szCs w:val="20"/>
          <w:lang w:eastAsia="zh-CN"/>
        </w:rPr>
        <w:t xml:space="preserve">log </w:t>
      </w:r>
      <w:r>
        <w:rPr>
          <w:sz w:val="20"/>
          <w:szCs w:val="20"/>
          <w:lang w:eastAsia="zh-CN"/>
        </w:rPr>
        <w:t>KS test</w:t>
      </w:r>
      <w:r w:rsidR="00DE030A">
        <w:rPr>
          <w:sz w:val="20"/>
          <w:szCs w:val="20"/>
          <w:lang w:eastAsia="zh-CN"/>
        </w:rPr>
        <w:t xml:space="preserve"> p</w:t>
      </w:r>
      <w:r>
        <w:rPr>
          <w:sz w:val="20"/>
          <w:szCs w:val="20"/>
          <w:lang w:eastAsia="zh-CN"/>
        </w:rPr>
        <w:t xml:space="preserve"> values and K-L divergence values vs. compression ratio, for five groups of synthetic videos</w:t>
      </w:r>
      <w:r w:rsidR="00196AC4">
        <w:rPr>
          <w:sz w:val="20"/>
          <w:szCs w:val="20"/>
          <w:lang w:eastAsia="zh-CN"/>
        </w:rPr>
        <w:t>, note that the horizontal axis is in log scale for display purpose</w:t>
      </w:r>
    </w:p>
    <w:p w14:paraId="1D2BA509" w14:textId="77777777" w:rsidR="00162085" w:rsidRDefault="00162085" w:rsidP="00162085">
      <w:pPr>
        <w:tabs>
          <w:tab w:val="left" w:pos="180"/>
        </w:tabs>
        <w:jc w:val="center"/>
        <w:rPr>
          <w:sz w:val="20"/>
          <w:szCs w:val="20"/>
          <w:lang w:eastAsia="zh-CN"/>
        </w:rPr>
      </w:pPr>
    </w:p>
    <w:p w14:paraId="52AD518C" w14:textId="06F0E04E" w:rsidR="00BA06E9" w:rsidRPr="00671EB7" w:rsidRDefault="00BA06E9" w:rsidP="00620E27">
      <w:pPr>
        <w:rPr>
          <w:b/>
          <w:sz w:val="20"/>
          <w:szCs w:val="20"/>
        </w:rPr>
      </w:pPr>
      <w:r w:rsidRPr="00671EB7">
        <w:rPr>
          <w:b/>
          <w:sz w:val="20"/>
          <w:szCs w:val="20"/>
        </w:rPr>
        <w:t>4.1.2 K</w:t>
      </w:r>
      <w:r w:rsidR="005318A8">
        <w:rPr>
          <w:b/>
          <w:sz w:val="20"/>
          <w:szCs w:val="20"/>
        </w:rPr>
        <w:t>-</w:t>
      </w:r>
      <w:r w:rsidRPr="00671EB7">
        <w:rPr>
          <w:b/>
          <w:sz w:val="20"/>
          <w:szCs w:val="20"/>
        </w:rPr>
        <w:t>L divergence</w:t>
      </w:r>
    </w:p>
    <w:p w14:paraId="7CA74FB2" w14:textId="77777777" w:rsidR="00DD0D18" w:rsidRPr="00671EB7" w:rsidRDefault="00DD0D18" w:rsidP="00620E27">
      <w:pPr>
        <w:rPr>
          <w:sz w:val="20"/>
          <w:szCs w:val="20"/>
        </w:rPr>
      </w:pPr>
    </w:p>
    <w:p w14:paraId="664A280B" w14:textId="3A74E318" w:rsidR="00E2466C" w:rsidRDefault="00C771E0" w:rsidP="00620E27">
      <w:pPr>
        <w:rPr>
          <w:sz w:val="20"/>
          <w:szCs w:val="20"/>
        </w:rPr>
      </w:pPr>
      <w:r w:rsidRPr="00671EB7">
        <w:rPr>
          <w:sz w:val="20"/>
          <w:szCs w:val="20"/>
        </w:rPr>
        <w:t>W</w:t>
      </w:r>
      <w:r w:rsidR="00DB2D38" w:rsidRPr="00671EB7">
        <w:rPr>
          <w:sz w:val="20"/>
          <w:szCs w:val="20"/>
        </w:rPr>
        <w:t>e performed</w:t>
      </w:r>
      <w:r w:rsidR="00D15F5C" w:rsidRPr="00671EB7">
        <w:rPr>
          <w:sz w:val="20"/>
          <w:szCs w:val="20"/>
        </w:rPr>
        <w:t xml:space="preserve"> the computation of K</w:t>
      </w:r>
      <w:r w:rsidR="005318A8">
        <w:rPr>
          <w:sz w:val="20"/>
          <w:szCs w:val="20"/>
        </w:rPr>
        <w:t>-</w:t>
      </w:r>
      <w:r w:rsidR="00D15F5C" w:rsidRPr="00671EB7">
        <w:rPr>
          <w:sz w:val="20"/>
          <w:szCs w:val="20"/>
        </w:rPr>
        <w:t>L divergence</w:t>
      </w:r>
      <w:r w:rsidR="009F257B" w:rsidRPr="00671EB7">
        <w:rPr>
          <w:sz w:val="20"/>
          <w:szCs w:val="20"/>
        </w:rPr>
        <w:t xml:space="preserve"> values</w:t>
      </w:r>
      <w:r w:rsidR="00D15F5C" w:rsidRPr="00671EB7">
        <w:rPr>
          <w:sz w:val="20"/>
          <w:szCs w:val="20"/>
        </w:rPr>
        <w:t xml:space="preserve"> on </w:t>
      </w:r>
      <w:r w:rsidR="001031E4" w:rsidRPr="00671EB7">
        <w:rPr>
          <w:sz w:val="20"/>
          <w:szCs w:val="20"/>
        </w:rPr>
        <w:t xml:space="preserve">the same data set as the one described on </w:t>
      </w:r>
      <w:r w:rsidR="005C70EE" w:rsidRPr="00671EB7">
        <w:rPr>
          <w:sz w:val="20"/>
          <w:szCs w:val="20"/>
        </w:rPr>
        <w:t xml:space="preserve">4.1.1. </w:t>
      </w:r>
      <w:r w:rsidR="00D6005A" w:rsidRPr="00671EB7">
        <w:rPr>
          <w:sz w:val="20"/>
          <w:szCs w:val="20"/>
        </w:rPr>
        <w:t xml:space="preserve"> </w:t>
      </w:r>
      <w:r w:rsidR="00C331CE" w:rsidRPr="00671EB7">
        <w:rPr>
          <w:sz w:val="20"/>
          <w:szCs w:val="20"/>
        </w:rPr>
        <w:t>T</w:t>
      </w:r>
      <w:r w:rsidR="00C927A7" w:rsidRPr="00671EB7">
        <w:rPr>
          <w:sz w:val="20"/>
          <w:szCs w:val="20"/>
        </w:rPr>
        <w:t xml:space="preserve">he </w:t>
      </w:r>
      <w:r w:rsidR="00286F2A" w:rsidRPr="00671EB7">
        <w:rPr>
          <w:sz w:val="20"/>
          <w:szCs w:val="20"/>
        </w:rPr>
        <w:t xml:space="preserve">result is </w:t>
      </w:r>
      <w:r w:rsidR="00C87767">
        <w:rPr>
          <w:sz w:val="20"/>
          <w:szCs w:val="20"/>
        </w:rPr>
        <w:t>shown on the right figure in Fig. 7</w:t>
      </w:r>
      <w:r w:rsidR="00ED1E7C" w:rsidRPr="00671EB7">
        <w:rPr>
          <w:sz w:val="20"/>
          <w:szCs w:val="20"/>
        </w:rPr>
        <w:t>.</w:t>
      </w:r>
      <w:r w:rsidR="00E60FC7" w:rsidRPr="00671EB7">
        <w:rPr>
          <w:sz w:val="20"/>
          <w:szCs w:val="20"/>
        </w:rPr>
        <w:t xml:space="preserve"> Note that </w:t>
      </w:r>
      <w:r w:rsidR="00C87767">
        <w:rPr>
          <w:sz w:val="20"/>
          <w:szCs w:val="20"/>
        </w:rPr>
        <w:t>in this case lower K</w:t>
      </w:r>
      <w:r w:rsidR="005318A8">
        <w:rPr>
          <w:sz w:val="20"/>
          <w:szCs w:val="20"/>
        </w:rPr>
        <w:t>-</w:t>
      </w:r>
      <w:r w:rsidR="00C87767">
        <w:rPr>
          <w:sz w:val="20"/>
          <w:szCs w:val="20"/>
        </w:rPr>
        <w:t>L</w:t>
      </w:r>
      <w:r w:rsidR="005318A8">
        <w:rPr>
          <w:sz w:val="20"/>
          <w:szCs w:val="20"/>
        </w:rPr>
        <w:t xml:space="preserve"> </w:t>
      </w:r>
      <w:r w:rsidR="00C87767">
        <w:rPr>
          <w:sz w:val="20"/>
          <w:szCs w:val="20"/>
        </w:rPr>
        <w:t xml:space="preserve">divergence suggests a smaller distance between the compressed video MSD value population and the original video MSD value compression. </w:t>
      </w:r>
    </w:p>
    <w:p w14:paraId="12889E1B" w14:textId="77777777" w:rsidR="00E2466C" w:rsidRDefault="00E2466C" w:rsidP="00620E27">
      <w:pPr>
        <w:rPr>
          <w:sz w:val="20"/>
          <w:szCs w:val="20"/>
        </w:rPr>
      </w:pPr>
    </w:p>
    <w:p w14:paraId="02745BA0" w14:textId="6BCA9507" w:rsidR="00DB2D38" w:rsidRPr="00671EB7" w:rsidRDefault="00E2466C" w:rsidP="00620E27">
      <w:pPr>
        <w:rPr>
          <w:sz w:val="20"/>
          <w:szCs w:val="20"/>
        </w:rPr>
      </w:pPr>
      <w:r>
        <w:rPr>
          <w:sz w:val="20"/>
          <w:szCs w:val="20"/>
        </w:rPr>
        <w:t xml:space="preserve">In this experiment, all compression videos with our method (before and after post-processing) </w:t>
      </w:r>
      <w:r w:rsidR="00BE0F4D">
        <w:rPr>
          <w:sz w:val="20"/>
          <w:szCs w:val="20"/>
        </w:rPr>
        <w:t>gave</w:t>
      </w:r>
      <w:r>
        <w:rPr>
          <w:sz w:val="20"/>
          <w:szCs w:val="20"/>
        </w:rPr>
        <w:t xml:space="preserve"> similar good result</w:t>
      </w:r>
      <w:r w:rsidR="00BD72A8">
        <w:rPr>
          <w:sz w:val="20"/>
          <w:szCs w:val="20"/>
        </w:rPr>
        <w:t xml:space="preserve"> for compression ratio</w:t>
      </w:r>
      <w:r w:rsidR="008910FB">
        <w:rPr>
          <w:sz w:val="20"/>
          <w:szCs w:val="20"/>
        </w:rPr>
        <w:t xml:space="preserve"> </w:t>
      </w:r>
      <w:r w:rsidR="00BD72A8">
        <w:rPr>
          <w:sz w:val="20"/>
          <w:szCs w:val="20"/>
        </w:rPr>
        <w:t xml:space="preserve">smaller than </w:t>
      </w:r>
      <w:r w:rsidR="008910FB">
        <w:rPr>
          <w:sz w:val="20"/>
          <w:szCs w:val="20"/>
        </w:rPr>
        <w:t>148</w:t>
      </w:r>
      <w:r w:rsidR="00026781">
        <w:rPr>
          <w:sz w:val="20"/>
          <w:szCs w:val="20"/>
        </w:rPr>
        <w:t xml:space="preserve"> (5 on the horizontal axis)</w:t>
      </w:r>
      <w:r w:rsidR="008910FB">
        <w:rPr>
          <w:sz w:val="20"/>
          <w:szCs w:val="20"/>
        </w:rPr>
        <w:t xml:space="preserve">, </w:t>
      </w:r>
      <w:r w:rsidR="00B56814">
        <w:rPr>
          <w:sz w:val="20"/>
          <w:szCs w:val="20"/>
        </w:rPr>
        <w:t>better than standard H.264</w:t>
      </w:r>
      <w:r>
        <w:rPr>
          <w:sz w:val="20"/>
          <w:szCs w:val="20"/>
        </w:rPr>
        <w:t xml:space="preserve">. </w:t>
      </w:r>
      <w:r w:rsidR="00BE0F4D">
        <w:rPr>
          <w:sz w:val="20"/>
          <w:szCs w:val="20"/>
        </w:rPr>
        <w:t xml:space="preserve">For </w:t>
      </w:r>
      <w:r w:rsidR="00BE0F4D" w:rsidRPr="00671EB7">
        <w:rPr>
          <w:sz w:val="20"/>
          <w:szCs w:val="20"/>
        </w:rPr>
        <w:t>our</w:t>
      </w:r>
      <w:r w:rsidR="00BE0F4D">
        <w:rPr>
          <w:sz w:val="20"/>
          <w:szCs w:val="20"/>
        </w:rPr>
        <w:t xml:space="preserve"> compression</w:t>
      </w:r>
      <w:r w:rsidR="00BE0F4D" w:rsidRPr="00671EB7">
        <w:rPr>
          <w:sz w:val="20"/>
          <w:szCs w:val="20"/>
        </w:rPr>
        <w:t xml:space="preserve"> approach</w:t>
      </w:r>
      <w:r w:rsidR="00BE0F4D">
        <w:rPr>
          <w:sz w:val="20"/>
          <w:szCs w:val="20"/>
        </w:rPr>
        <w:t xml:space="preserve"> variation 2, we were able to obtain a larger compression ratio, but for a very large compression ratio</w:t>
      </w:r>
      <w:r w:rsidR="008910FB">
        <w:rPr>
          <w:sz w:val="20"/>
          <w:szCs w:val="20"/>
        </w:rPr>
        <w:t xml:space="preserve">, </w:t>
      </w:r>
      <w:r w:rsidR="00BE0F4D">
        <w:rPr>
          <w:sz w:val="20"/>
          <w:szCs w:val="20"/>
        </w:rPr>
        <w:t>our compression approach variation 2 does not give a better performance compar</w:t>
      </w:r>
      <w:r w:rsidR="00A53F96">
        <w:rPr>
          <w:sz w:val="20"/>
          <w:szCs w:val="20"/>
        </w:rPr>
        <w:t>e</w:t>
      </w:r>
      <w:r w:rsidR="00BE0F4D">
        <w:rPr>
          <w:sz w:val="20"/>
          <w:szCs w:val="20"/>
        </w:rPr>
        <w:t xml:space="preserve"> to standard H.264.</w:t>
      </w:r>
    </w:p>
    <w:p w14:paraId="48E8A351" w14:textId="77777777" w:rsidR="00566D37" w:rsidRDefault="00566D37" w:rsidP="00620E27">
      <w:pPr>
        <w:rPr>
          <w:sz w:val="20"/>
          <w:szCs w:val="20"/>
          <w:lang w:eastAsia="zh-CN"/>
        </w:rPr>
      </w:pPr>
    </w:p>
    <w:p w14:paraId="1FCE2761" w14:textId="77777777" w:rsidR="00566D37" w:rsidRPr="00671EB7" w:rsidRDefault="00566D37" w:rsidP="00620E27">
      <w:pPr>
        <w:rPr>
          <w:sz w:val="20"/>
          <w:szCs w:val="20"/>
          <w:lang w:eastAsia="zh-CN"/>
        </w:rPr>
      </w:pPr>
    </w:p>
    <w:p w14:paraId="091AAB2B" w14:textId="3BFB64A0" w:rsidR="00496AD3" w:rsidRPr="00671EB7" w:rsidRDefault="00CC4331" w:rsidP="00620E27">
      <w:pPr>
        <w:rPr>
          <w:b/>
          <w:sz w:val="20"/>
          <w:szCs w:val="20"/>
        </w:rPr>
      </w:pPr>
      <w:r w:rsidRPr="00671EB7">
        <w:rPr>
          <w:b/>
          <w:sz w:val="20"/>
          <w:szCs w:val="20"/>
        </w:rPr>
        <w:t xml:space="preserve">4.2 </w:t>
      </w:r>
      <w:r w:rsidR="00E63DB4" w:rsidRPr="00671EB7">
        <w:rPr>
          <w:b/>
          <w:sz w:val="20"/>
          <w:szCs w:val="20"/>
        </w:rPr>
        <w:t xml:space="preserve">Experiment </w:t>
      </w:r>
      <w:r w:rsidRPr="00671EB7">
        <w:rPr>
          <w:b/>
          <w:sz w:val="20"/>
          <w:szCs w:val="20"/>
        </w:rPr>
        <w:t xml:space="preserve">on </w:t>
      </w:r>
      <w:r w:rsidR="00387A80">
        <w:rPr>
          <w:b/>
          <w:sz w:val="20"/>
          <w:szCs w:val="20"/>
        </w:rPr>
        <w:t>R</w:t>
      </w:r>
      <w:r w:rsidRPr="00671EB7">
        <w:rPr>
          <w:b/>
          <w:sz w:val="20"/>
          <w:szCs w:val="20"/>
        </w:rPr>
        <w:t xml:space="preserve">eal </w:t>
      </w:r>
      <w:r w:rsidR="00387A80">
        <w:rPr>
          <w:b/>
          <w:sz w:val="20"/>
          <w:szCs w:val="20"/>
        </w:rPr>
        <w:t>D</w:t>
      </w:r>
      <w:r w:rsidRPr="00671EB7">
        <w:rPr>
          <w:b/>
          <w:sz w:val="20"/>
          <w:szCs w:val="20"/>
        </w:rPr>
        <w:t xml:space="preserve">ata </w:t>
      </w:r>
    </w:p>
    <w:p w14:paraId="091A338D" w14:textId="35950B5A" w:rsidR="004E2574" w:rsidRPr="00671EB7" w:rsidRDefault="004E2574">
      <w:pPr>
        <w:rPr>
          <w:sz w:val="20"/>
          <w:szCs w:val="20"/>
        </w:rPr>
      </w:pPr>
    </w:p>
    <w:p w14:paraId="24B32EE0" w14:textId="19C8203B" w:rsidR="005C3E4B" w:rsidRDefault="005C3E4B">
      <w:pPr>
        <w:rPr>
          <w:sz w:val="20"/>
          <w:szCs w:val="20"/>
        </w:rPr>
      </w:pPr>
      <w:r w:rsidRPr="00671EB7">
        <w:rPr>
          <w:noProof/>
          <w:sz w:val="20"/>
          <w:szCs w:val="20"/>
        </w:rPr>
        <w:drawing>
          <wp:inline distT="0" distB="0" distL="0" distR="0" wp14:anchorId="2D8947C2" wp14:editId="586D15CD">
            <wp:extent cx="4912494" cy="2178782"/>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_flow2.pdf"/>
                    <pic:cNvPicPr/>
                  </pic:nvPicPr>
                  <pic:blipFill>
                    <a:blip r:embed="rId23">
                      <a:extLst>
                        <a:ext uri="{28A0092B-C50C-407E-A947-70E740481C1C}">
                          <a14:useLocalDpi xmlns:a14="http://schemas.microsoft.com/office/drawing/2010/main" val="0"/>
                        </a:ext>
                      </a:extLst>
                    </a:blip>
                    <a:stretch>
                      <a:fillRect/>
                    </a:stretch>
                  </pic:blipFill>
                  <pic:spPr>
                    <a:xfrm>
                      <a:off x="0" y="0"/>
                      <a:ext cx="4912494" cy="2178782"/>
                    </a:xfrm>
                    <a:prstGeom prst="rect">
                      <a:avLst/>
                    </a:prstGeom>
                  </pic:spPr>
                </pic:pic>
              </a:graphicData>
            </a:graphic>
          </wp:inline>
        </w:drawing>
      </w:r>
    </w:p>
    <w:p w14:paraId="325CC508" w14:textId="5D1ED4FC" w:rsidR="002A0E58" w:rsidRPr="00671EB7" w:rsidRDefault="002A0E58" w:rsidP="002A0E58">
      <w:pPr>
        <w:tabs>
          <w:tab w:val="left" w:pos="1424"/>
        </w:tabs>
        <w:jc w:val="center"/>
        <w:rPr>
          <w:sz w:val="20"/>
          <w:szCs w:val="20"/>
          <w:lang w:eastAsia="zh-CN"/>
        </w:rPr>
      </w:pPr>
      <w:r>
        <w:rPr>
          <w:sz w:val="20"/>
          <w:szCs w:val="20"/>
          <w:lang w:eastAsia="zh-CN"/>
        </w:rPr>
        <w:t>Fig.</w:t>
      </w:r>
      <w:r w:rsidR="000864A8">
        <w:rPr>
          <w:sz w:val="20"/>
          <w:szCs w:val="20"/>
          <w:lang w:eastAsia="zh-CN"/>
        </w:rPr>
        <w:t xml:space="preserve"> </w:t>
      </w:r>
      <w:r>
        <w:rPr>
          <w:sz w:val="20"/>
          <w:szCs w:val="20"/>
          <w:lang w:eastAsia="zh-CN"/>
        </w:rPr>
        <w:t>8 flow chart of the experiment steps with synthetic data</w:t>
      </w:r>
    </w:p>
    <w:p w14:paraId="4383CD03" w14:textId="77777777" w:rsidR="002A0E58" w:rsidRPr="00671EB7" w:rsidRDefault="002A0E58">
      <w:pPr>
        <w:rPr>
          <w:sz w:val="20"/>
          <w:szCs w:val="20"/>
        </w:rPr>
      </w:pPr>
    </w:p>
    <w:p w14:paraId="091A02F2" w14:textId="77777777" w:rsidR="005C3E4B" w:rsidRPr="00671EB7" w:rsidRDefault="005C3E4B">
      <w:pPr>
        <w:rPr>
          <w:sz w:val="20"/>
          <w:szCs w:val="20"/>
        </w:rPr>
      </w:pPr>
    </w:p>
    <w:p w14:paraId="5D341CE8" w14:textId="5A3D11E9" w:rsidR="001745AD" w:rsidRDefault="00B20861" w:rsidP="00505E1A">
      <w:pPr>
        <w:rPr>
          <w:sz w:val="20"/>
          <w:szCs w:val="20"/>
        </w:rPr>
      </w:pPr>
      <w:r w:rsidRPr="00671EB7">
        <w:rPr>
          <w:sz w:val="20"/>
          <w:szCs w:val="20"/>
        </w:rPr>
        <w:t>To prove that our method is practical, we also did experiments on real data</w:t>
      </w:r>
      <w:r w:rsidR="00425C5C" w:rsidRPr="00671EB7">
        <w:rPr>
          <w:sz w:val="20"/>
          <w:szCs w:val="20"/>
        </w:rPr>
        <w:t xml:space="preserve">. In </w:t>
      </w:r>
      <w:r w:rsidRPr="00671EB7">
        <w:rPr>
          <w:sz w:val="20"/>
          <w:szCs w:val="20"/>
        </w:rPr>
        <w:t>real data, it is impossible to get the true bead trajectory and generate multiple copies of the same bead trajectory and difference background noise</w:t>
      </w:r>
      <w:r w:rsidR="008E6BDC" w:rsidRPr="00671EB7">
        <w:rPr>
          <w:sz w:val="20"/>
          <w:szCs w:val="20"/>
        </w:rPr>
        <w:t>.</w:t>
      </w:r>
      <w:r w:rsidRPr="00671EB7">
        <w:rPr>
          <w:sz w:val="20"/>
          <w:szCs w:val="20"/>
        </w:rPr>
        <w:t xml:space="preserve"> </w:t>
      </w:r>
      <w:r w:rsidR="008E6BDC" w:rsidRPr="00671EB7">
        <w:rPr>
          <w:sz w:val="20"/>
          <w:szCs w:val="20"/>
        </w:rPr>
        <w:t>We</w:t>
      </w:r>
      <w:r w:rsidRPr="00671EB7">
        <w:rPr>
          <w:sz w:val="20"/>
          <w:szCs w:val="20"/>
        </w:rPr>
        <w:t xml:space="preserve"> g</w:t>
      </w:r>
      <w:r w:rsidR="00151CFC" w:rsidRPr="00671EB7">
        <w:rPr>
          <w:sz w:val="20"/>
          <w:szCs w:val="20"/>
        </w:rPr>
        <w:t>o</w:t>
      </w:r>
      <w:r w:rsidRPr="00671EB7">
        <w:rPr>
          <w:sz w:val="20"/>
          <w:szCs w:val="20"/>
        </w:rPr>
        <w:t xml:space="preserve">t around this by </w:t>
      </w:r>
      <w:r w:rsidR="00897796" w:rsidRPr="00671EB7">
        <w:rPr>
          <w:sz w:val="20"/>
          <w:szCs w:val="20"/>
        </w:rPr>
        <w:t xml:space="preserve">dividing 1 video into 10 parts and perform </w:t>
      </w:r>
      <w:r w:rsidR="001745AD" w:rsidRPr="00671EB7">
        <w:rPr>
          <w:sz w:val="20"/>
          <w:szCs w:val="20"/>
        </w:rPr>
        <w:t>tracking</w:t>
      </w:r>
      <w:r w:rsidR="00897796" w:rsidRPr="00671EB7">
        <w:rPr>
          <w:sz w:val="20"/>
          <w:szCs w:val="20"/>
        </w:rPr>
        <w:t xml:space="preserve"> on it. </w:t>
      </w:r>
      <w:r w:rsidR="004957CA" w:rsidRPr="00671EB7">
        <w:rPr>
          <w:sz w:val="20"/>
          <w:szCs w:val="20"/>
        </w:rPr>
        <w:t>By doing this</w:t>
      </w:r>
      <w:r w:rsidR="00002DD5" w:rsidRPr="00671EB7">
        <w:rPr>
          <w:sz w:val="20"/>
          <w:szCs w:val="20"/>
        </w:rPr>
        <w:t>,</w:t>
      </w:r>
      <w:r w:rsidR="004957CA" w:rsidRPr="00671EB7">
        <w:rPr>
          <w:sz w:val="20"/>
          <w:szCs w:val="20"/>
        </w:rPr>
        <w:t xml:space="preserve"> there</w:t>
      </w:r>
      <w:r w:rsidR="001745AD" w:rsidRPr="00671EB7">
        <w:rPr>
          <w:sz w:val="20"/>
          <w:szCs w:val="20"/>
        </w:rPr>
        <w:t xml:space="preserve"> is no significant </w:t>
      </w:r>
      <w:r w:rsidR="00E763FE">
        <w:rPr>
          <w:sz w:val="20"/>
          <w:szCs w:val="20"/>
        </w:rPr>
        <w:t>background noise property</w:t>
      </w:r>
      <w:r w:rsidR="00E763FE" w:rsidRPr="00671EB7">
        <w:rPr>
          <w:sz w:val="20"/>
          <w:szCs w:val="20"/>
        </w:rPr>
        <w:t xml:space="preserve"> </w:t>
      </w:r>
      <w:r w:rsidR="001745AD" w:rsidRPr="00671EB7">
        <w:rPr>
          <w:sz w:val="20"/>
          <w:szCs w:val="20"/>
        </w:rPr>
        <w:t xml:space="preserve">change </w:t>
      </w:r>
      <w:r w:rsidR="00E763FE">
        <w:rPr>
          <w:sz w:val="20"/>
          <w:szCs w:val="20"/>
        </w:rPr>
        <w:t xml:space="preserve">across the </w:t>
      </w:r>
      <w:r w:rsidR="001745AD" w:rsidRPr="00671EB7">
        <w:rPr>
          <w:sz w:val="20"/>
          <w:szCs w:val="20"/>
        </w:rPr>
        <w:t>video</w:t>
      </w:r>
      <w:r w:rsidR="00E763FE">
        <w:rPr>
          <w:sz w:val="20"/>
          <w:szCs w:val="20"/>
        </w:rPr>
        <w:t>s in the test set</w:t>
      </w:r>
      <w:r w:rsidR="001745AD" w:rsidRPr="00671EB7">
        <w:rPr>
          <w:sz w:val="20"/>
          <w:szCs w:val="20"/>
        </w:rPr>
        <w:t>.</w:t>
      </w:r>
      <w:r w:rsidR="0024120D" w:rsidRPr="00671EB7">
        <w:rPr>
          <w:sz w:val="20"/>
          <w:szCs w:val="20"/>
        </w:rPr>
        <w:t xml:space="preserve"> The experiment process is illustrated in </w:t>
      </w:r>
      <w:r w:rsidR="00254897">
        <w:rPr>
          <w:sz w:val="20"/>
          <w:szCs w:val="20"/>
        </w:rPr>
        <w:t>Fig. 8</w:t>
      </w:r>
      <w:r w:rsidR="00563C84">
        <w:rPr>
          <w:sz w:val="20"/>
          <w:szCs w:val="20"/>
        </w:rPr>
        <w:t>.</w:t>
      </w:r>
    </w:p>
    <w:p w14:paraId="6B7DE0E0" w14:textId="77777777" w:rsidR="00A0352B" w:rsidRDefault="00A0352B" w:rsidP="00505E1A">
      <w:pPr>
        <w:rPr>
          <w:sz w:val="20"/>
          <w:szCs w:val="20"/>
        </w:rPr>
      </w:pPr>
    </w:p>
    <w:p w14:paraId="5728F313" w14:textId="6A76FEE0" w:rsidR="00A0352B" w:rsidRPr="00671EB7" w:rsidRDefault="00A0352B" w:rsidP="00505E1A">
      <w:pPr>
        <w:rPr>
          <w:sz w:val="20"/>
          <w:szCs w:val="20"/>
        </w:rPr>
      </w:pPr>
      <w:r>
        <w:rPr>
          <w:sz w:val="20"/>
          <w:szCs w:val="20"/>
        </w:rPr>
        <w:t xml:space="preserve">The scaled MSD values for various compression methods vs. video compression ratio plot for real video data is given in Fig. 9. For real data, our compression approach variation 1 does not perform better than the standard technique (H.264) for compression ratio greater than about </w:t>
      </w:r>
      <w:r w:rsidR="00E61A8F">
        <w:rPr>
          <w:sz w:val="20"/>
          <w:szCs w:val="20"/>
        </w:rPr>
        <w:t xml:space="preserve">200 </w:t>
      </w:r>
      <w:r w:rsidR="00122007">
        <w:rPr>
          <w:sz w:val="20"/>
          <w:szCs w:val="20"/>
        </w:rPr>
        <w:t>(5.3 on the horizontal axis</w:t>
      </w:r>
      <w:r w:rsidR="00E61A8F">
        <w:rPr>
          <w:sz w:val="20"/>
          <w:szCs w:val="20"/>
        </w:rPr>
        <w:t>)</w:t>
      </w:r>
      <w:r w:rsidR="002C367F">
        <w:rPr>
          <w:sz w:val="20"/>
          <w:szCs w:val="20"/>
        </w:rPr>
        <w:t>, even after post-processing. B</w:t>
      </w:r>
      <w:r>
        <w:rPr>
          <w:sz w:val="20"/>
          <w:szCs w:val="20"/>
        </w:rPr>
        <w:t>ut our compression approach variation 2 always give</w:t>
      </w:r>
      <w:r w:rsidR="00D8298E">
        <w:rPr>
          <w:sz w:val="20"/>
          <w:szCs w:val="20"/>
        </w:rPr>
        <w:t>s</w:t>
      </w:r>
      <w:r>
        <w:rPr>
          <w:sz w:val="20"/>
          <w:szCs w:val="20"/>
        </w:rPr>
        <w:t xml:space="preserve"> a better result than standard technique (H.264). </w:t>
      </w:r>
    </w:p>
    <w:p w14:paraId="2D1F86A7" w14:textId="00C28ECE" w:rsidR="0079215A" w:rsidRPr="00671EB7" w:rsidRDefault="0079215A" w:rsidP="00505E1A">
      <w:pPr>
        <w:rPr>
          <w:sz w:val="20"/>
          <w:szCs w:val="20"/>
        </w:rPr>
      </w:pPr>
    </w:p>
    <w:p w14:paraId="35F1A2D2" w14:textId="4151621A" w:rsidR="007458AA" w:rsidRDefault="00D84E8A" w:rsidP="00411B9E">
      <w:pPr>
        <w:jc w:val="center"/>
        <w:rPr>
          <w:sz w:val="20"/>
          <w:szCs w:val="20"/>
        </w:rPr>
      </w:pPr>
      <w:ins w:id="47" w:author="Chong Shao" w:date="2016-12-23T16:40:00Z">
        <w:r>
          <w:rPr>
            <w:noProof/>
            <w:sz w:val="20"/>
            <w:szCs w:val="20"/>
          </w:rPr>
          <w:drawing>
            <wp:anchor distT="0" distB="0" distL="114300" distR="114300" simplePos="0" relativeHeight="251668480" behindDoc="0" locked="0" layoutInCell="1" allowOverlap="1" wp14:anchorId="503B4892" wp14:editId="6F2C2829">
              <wp:simplePos x="0" y="0"/>
              <wp:positionH relativeFrom="column">
                <wp:posOffset>2057400</wp:posOffset>
              </wp:positionH>
              <wp:positionV relativeFrom="paragraph">
                <wp:posOffset>-228600</wp:posOffset>
              </wp:positionV>
              <wp:extent cx="2208530" cy="573405"/>
              <wp:effectExtent l="0" t="0" r="1270" b="10795"/>
              <wp:wrapNone/>
              <wp:docPr id="15" name="Picture 15" descr="Macintosh HD:Users:chongshao-mikasa:Dev:lossy_microscocpy_compression_data:plot_sync_2_re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ongshao-mikasa:Dev:lossy_microscocpy_compression_data:plot_sync_2_redo.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55446" t="35864" r="4284" b="40209"/>
                      <a:stretch/>
                    </pic:blipFill>
                    <pic:spPr bwMode="auto">
                      <a:xfrm>
                        <a:off x="0" y="0"/>
                        <a:ext cx="2208530" cy="5734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20"/>
            <w:szCs w:val="20"/>
          </w:rPr>
          <w:drawing>
            <wp:inline distT="0" distB="0" distL="0" distR="0" wp14:anchorId="734919CE" wp14:editId="6A2D54B6">
              <wp:extent cx="3041964" cy="2399030"/>
              <wp:effectExtent l="0" t="0" r="6350" b="0"/>
              <wp:docPr id="14" name="Picture 14" descr="Macintosh HD:Users:chongshao-mikasa:Dev:lossy_microscocpy_compression_data:plot_real_2_re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hongshao-mikasa:Dev:lossy_microscocpy_compression_data:plot_real_2_redo.png"/>
                      <pic:cNvPicPr>
                        <a:picLocks noChangeAspect="1" noChangeArrowheads="1"/>
                      </pic:cNvPicPr>
                    </pic:nvPicPr>
                    <pic:blipFill rotWithShape="1">
                      <a:blip r:embed="rId24">
                        <a:extLst>
                          <a:ext uri="{28A0092B-C50C-407E-A947-70E740481C1C}">
                            <a14:useLocalDpi xmlns:a14="http://schemas.microsoft.com/office/drawing/2010/main" val="0"/>
                          </a:ext>
                        </a:extLst>
                      </a:blip>
                      <a:srcRect r="44555"/>
                      <a:stretch/>
                    </pic:blipFill>
                    <pic:spPr bwMode="auto">
                      <a:xfrm>
                        <a:off x="0" y="0"/>
                        <a:ext cx="3041964" cy="2399030"/>
                      </a:xfrm>
                      <a:prstGeom prst="rect">
                        <a:avLst/>
                      </a:prstGeom>
                      <a:noFill/>
                      <a:ln>
                        <a:noFill/>
                      </a:ln>
                      <a:extLst>
                        <a:ext uri="{53640926-AAD7-44d8-BBD7-CCE9431645EC}">
                          <a14:shadowObscured xmlns:a14="http://schemas.microsoft.com/office/drawing/2010/main"/>
                        </a:ext>
                      </a:extLst>
                    </pic:spPr>
                  </pic:pic>
                </a:graphicData>
              </a:graphic>
            </wp:inline>
          </w:drawing>
        </w:r>
      </w:ins>
      <w:del w:id="48" w:author="Chong Shao" w:date="2016-12-23T16:40:00Z">
        <w:r w:rsidR="00544783" w:rsidRPr="00D2230B" w:rsidDel="00D84E8A">
          <w:rPr>
            <w:noProof/>
            <w:sz w:val="20"/>
            <w:szCs w:val="20"/>
          </w:rPr>
          <w:drawing>
            <wp:inline distT="0" distB="0" distL="0" distR="0" wp14:anchorId="3978C836" wp14:editId="4BBB0D3C">
              <wp:extent cx="5477510" cy="3241040"/>
              <wp:effectExtent l="0" t="0" r="8890" b="10160"/>
              <wp:docPr id="9" name="Picture 9" descr="Macintosh HD:Users:chongshao-mikasa:Dev:paper2_data:lossy_comp_video_size_exp_chart:plot_real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hongshao-mikasa:Dev:paper2_data:lossy_comp_video_size_exp_chart:plot_real_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7510" cy="3241040"/>
                      </a:xfrm>
                      <a:prstGeom prst="rect">
                        <a:avLst/>
                      </a:prstGeom>
                      <a:noFill/>
                      <a:ln>
                        <a:noFill/>
                      </a:ln>
                    </pic:spPr>
                  </pic:pic>
                </a:graphicData>
              </a:graphic>
            </wp:inline>
          </w:drawing>
        </w:r>
      </w:del>
    </w:p>
    <w:p w14:paraId="7A4367F6" w14:textId="12C4871F" w:rsidR="00B346B9" w:rsidRDefault="00B346B9" w:rsidP="00B346B9">
      <w:pPr>
        <w:jc w:val="center"/>
        <w:rPr>
          <w:sz w:val="20"/>
          <w:szCs w:val="20"/>
        </w:rPr>
      </w:pPr>
      <w:r>
        <w:rPr>
          <w:sz w:val="20"/>
          <w:szCs w:val="20"/>
        </w:rPr>
        <w:t>Fig. 9 scaled MSD values vs. compression ratio, for five groups of real videos</w:t>
      </w:r>
      <w:r w:rsidR="002371E0">
        <w:rPr>
          <w:sz w:val="20"/>
          <w:szCs w:val="20"/>
        </w:rPr>
        <w:t xml:space="preserve">, </w:t>
      </w:r>
      <w:r w:rsidR="002371E0">
        <w:rPr>
          <w:sz w:val="20"/>
          <w:szCs w:val="20"/>
          <w:lang w:eastAsia="zh-CN"/>
        </w:rPr>
        <w:t>note that the horizontal axis is in log scale for display purpose</w:t>
      </w:r>
    </w:p>
    <w:p w14:paraId="120017AD" w14:textId="68ED7ED4" w:rsidR="007458AA" w:rsidRPr="00671EB7" w:rsidRDefault="007458AA" w:rsidP="00912C5D">
      <w:pPr>
        <w:jc w:val="center"/>
        <w:rPr>
          <w:sz w:val="20"/>
          <w:szCs w:val="20"/>
        </w:rPr>
      </w:pPr>
    </w:p>
    <w:p w14:paraId="291765EF" w14:textId="77777777" w:rsidR="00566D37" w:rsidRDefault="00566D37">
      <w:pPr>
        <w:rPr>
          <w:sz w:val="20"/>
          <w:szCs w:val="20"/>
          <w:lang w:eastAsia="zh-CN"/>
        </w:rPr>
      </w:pPr>
    </w:p>
    <w:p w14:paraId="6CDCF92B" w14:textId="66B6CE84" w:rsidR="00544783" w:rsidRDefault="00480BF9" w:rsidP="00480BF9">
      <w:pPr>
        <w:tabs>
          <w:tab w:val="left" w:pos="180"/>
        </w:tabs>
        <w:jc w:val="center"/>
        <w:rPr>
          <w:b/>
          <w:sz w:val="20"/>
          <w:szCs w:val="20"/>
          <w:lang w:eastAsia="zh-CN"/>
        </w:rPr>
        <w:pPrChange w:id="49" w:author="Chong Shao" w:date="2016-12-23T16:49:00Z">
          <w:pPr>
            <w:tabs>
              <w:tab w:val="left" w:pos="180"/>
            </w:tabs>
          </w:pPr>
        </w:pPrChange>
      </w:pPr>
      <w:ins w:id="50" w:author="Chong Shao" w:date="2016-12-23T16:49:00Z">
        <w:r>
          <w:rPr>
            <w:noProof/>
            <w:sz w:val="20"/>
            <w:szCs w:val="20"/>
          </w:rPr>
          <w:lastRenderedPageBreak/>
          <w:drawing>
            <wp:anchor distT="0" distB="0" distL="114300" distR="114300" simplePos="0" relativeHeight="251674624" behindDoc="0" locked="0" layoutInCell="1" allowOverlap="1" wp14:anchorId="2A8E14CD" wp14:editId="1E18DAEF">
              <wp:simplePos x="0" y="0"/>
              <wp:positionH relativeFrom="column">
                <wp:posOffset>2286000</wp:posOffset>
              </wp:positionH>
              <wp:positionV relativeFrom="paragraph">
                <wp:posOffset>-114300</wp:posOffset>
              </wp:positionV>
              <wp:extent cx="2208530" cy="573405"/>
              <wp:effectExtent l="0" t="0" r="1270" b="10795"/>
              <wp:wrapNone/>
              <wp:docPr id="30" name="Picture 30" descr="Macintosh HD:Users:chongshao-mikasa:Dev:lossy_microscocpy_compression_data:plot_sync_2_re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ongshao-mikasa:Dev:lossy_microscocpy_compression_data:plot_sync_2_redo.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55446" t="35864" r="4284" b="40209"/>
                      <a:stretch/>
                    </pic:blipFill>
                    <pic:spPr bwMode="auto">
                      <a:xfrm>
                        <a:off x="0" y="0"/>
                        <a:ext cx="2208530" cy="5734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ins w:id="51" w:author="Chong Shao" w:date="2016-12-23T16:48:00Z">
        <w:r>
          <w:rPr>
            <w:b/>
            <w:noProof/>
            <w:sz w:val="20"/>
            <w:szCs w:val="20"/>
          </w:rPr>
          <w:drawing>
            <wp:inline distT="0" distB="0" distL="0" distR="0" wp14:anchorId="7D302327" wp14:editId="3C19E19D">
              <wp:extent cx="3041964" cy="2399030"/>
              <wp:effectExtent l="0" t="0" r="6350" b="0"/>
              <wp:docPr id="28" name="Picture 28" descr="Macintosh HD:Users:chongshao-mikasa:Dev:lossy_microscocpy_compression_data:ks_test_real_re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hongshao-mikasa:Dev:lossy_microscocpy_compression_data:ks_test_real_redo.png"/>
                      <pic:cNvPicPr>
                        <a:picLocks noChangeAspect="1" noChangeArrowheads="1"/>
                      </pic:cNvPicPr>
                    </pic:nvPicPr>
                    <pic:blipFill rotWithShape="1">
                      <a:blip r:embed="rId26">
                        <a:extLst>
                          <a:ext uri="{28A0092B-C50C-407E-A947-70E740481C1C}">
                            <a14:useLocalDpi xmlns:a14="http://schemas.microsoft.com/office/drawing/2010/main" val="0"/>
                          </a:ext>
                        </a:extLst>
                      </a:blip>
                      <a:srcRect r="44555"/>
                      <a:stretch/>
                    </pic:blipFill>
                    <pic:spPr bwMode="auto">
                      <a:xfrm>
                        <a:off x="0" y="0"/>
                        <a:ext cx="3041964" cy="2399030"/>
                      </a:xfrm>
                      <a:prstGeom prst="rect">
                        <a:avLst/>
                      </a:prstGeom>
                      <a:noFill/>
                      <a:ln>
                        <a:noFill/>
                      </a:ln>
                      <a:extLst>
                        <a:ext uri="{53640926-AAD7-44d8-BBD7-CCE9431645EC}">
                          <a14:shadowObscured xmlns:a14="http://schemas.microsoft.com/office/drawing/2010/main"/>
                        </a:ext>
                      </a:extLst>
                    </pic:spPr>
                  </pic:pic>
                </a:graphicData>
              </a:graphic>
            </wp:inline>
          </w:drawing>
        </w:r>
      </w:ins>
      <w:del w:id="52" w:author="Chong Shao" w:date="2016-12-23T16:48:00Z">
        <w:r w:rsidR="00544783" w:rsidRPr="00D2230B" w:rsidDel="00480BF9">
          <w:rPr>
            <w:b/>
            <w:noProof/>
            <w:sz w:val="20"/>
            <w:szCs w:val="20"/>
          </w:rPr>
          <w:drawing>
            <wp:inline distT="0" distB="0" distL="0" distR="0" wp14:anchorId="264BBCEF" wp14:editId="145CED4E">
              <wp:extent cx="5477510" cy="3241040"/>
              <wp:effectExtent l="0" t="0" r="8890" b="10160"/>
              <wp:docPr id="10" name="Picture 10" descr="Macintosh HD:Users:chongshao-mikasa:Dev:paper2_data:lossy_comp_video_size_exp_chart:ks_test_r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hongshao-mikasa:Dev:paper2_data:lossy_comp_video_size_exp_chart:ks_test_rea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7510" cy="3241040"/>
                      </a:xfrm>
                      <a:prstGeom prst="rect">
                        <a:avLst/>
                      </a:prstGeom>
                      <a:noFill/>
                      <a:ln>
                        <a:noFill/>
                      </a:ln>
                    </pic:spPr>
                  </pic:pic>
                </a:graphicData>
              </a:graphic>
            </wp:inline>
          </w:drawing>
        </w:r>
      </w:del>
    </w:p>
    <w:p w14:paraId="27EA6905" w14:textId="0E1D88E1" w:rsidR="00566D37" w:rsidRDefault="00480BF9" w:rsidP="00480BF9">
      <w:pPr>
        <w:tabs>
          <w:tab w:val="left" w:pos="180"/>
        </w:tabs>
        <w:jc w:val="center"/>
        <w:rPr>
          <w:b/>
          <w:sz w:val="20"/>
          <w:szCs w:val="20"/>
          <w:lang w:eastAsia="zh-CN"/>
        </w:rPr>
        <w:pPrChange w:id="53" w:author="Chong Shao" w:date="2016-12-23T16:49:00Z">
          <w:pPr>
            <w:tabs>
              <w:tab w:val="left" w:pos="180"/>
            </w:tabs>
          </w:pPr>
        </w:pPrChange>
      </w:pPr>
      <w:ins w:id="54" w:author="Chong Shao" w:date="2016-12-23T16:49:00Z">
        <w:r>
          <w:rPr>
            <w:noProof/>
            <w:sz w:val="20"/>
            <w:szCs w:val="20"/>
          </w:rPr>
          <w:drawing>
            <wp:anchor distT="0" distB="0" distL="114300" distR="114300" simplePos="0" relativeHeight="251676672" behindDoc="0" locked="0" layoutInCell="1" allowOverlap="1" wp14:anchorId="1351333F" wp14:editId="4FB5988F">
              <wp:simplePos x="0" y="0"/>
              <wp:positionH relativeFrom="column">
                <wp:posOffset>2286000</wp:posOffset>
              </wp:positionH>
              <wp:positionV relativeFrom="paragraph">
                <wp:posOffset>1344930</wp:posOffset>
              </wp:positionV>
              <wp:extent cx="2208530" cy="573405"/>
              <wp:effectExtent l="0" t="0" r="1270" b="10795"/>
              <wp:wrapNone/>
              <wp:docPr id="33" name="Picture 33" descr="Macintosh HD:Users:chongshao-mikasa:Dev:lossy_microscocpy_compression_data:plot_sync_2_re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ongshao-mikasa:Dev:lossy_microscocpy_compression_data:plot_sync_2_redo.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55446" t="35864" r="4284" b="40209"/>
                      <a:stretch/>
                    </pic:blipFill>
                    <pic:spPr bwMode="auto">
                      <a:xfrm>
                        <a:off x="0" y="0"/>
                        <a:ext cx="2208530" cy="5734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ins w:id="55" w:author="Chong Shao" w:date="2016-12-23T16:48:00Z">
        <w:r>
          <w:rPr>
            <w:b/>
            <w:noProof/>
            <w:sz w:val="20"/>
            <w:szCs w:val="20"/>
          </w:rPr>
          <w:drawing>
            <wp:inline distT="0" distB="0" distL="0" distR="0" wp14:anchorId="6994E880" wp14:editId="39FD3447">
              <wp:extent cx="3322621" cy="2399030"/>
              <wp:effectExtent l="0" t="0" r="5080" b="0"/>
              <wp:docPr id="29" name="Picture 29" descr="Macintosh HD:Users:chongshao-mikasa:Dev:lossy_microscocpy_compression_data:KLdiv_test_real_re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hongshao-mikasa:Dev:lossy_microscocpy_compression_data:KLdiv_test_real_redo.png"/>
                      <pic:cNvPicPr>
                        <a:picLocks noChangeAspect="1" noChangeArrowheads="1"/>
                      </pic:cNvPicPr>
                    </pic:nvPicPr>
                    <pic:blipFill rotWithShape="1">
                      <a:blip r:embed="rId28">
                        <a:extLst>
                          <a:ext uri="{28A0092B-C50C-407E-A947-70E740481C1C}">
                            <a14:useLocalDpi xmlns:a14="http://schemas.microsoft.com/office/drawing/2010/main" val="0"/>
                          </a:ext>
                        </a:extLst>
                      </a:blip>
                      <a:srcRect r="39439"/>
                      <a:stretch/>
                    </pic:blipFill>
                    <pic:spPr bwMode="auto">
                      <a:xfrm>
                        <a:off x="0" y="0"/>
                        <a:ext cx="3322621" cy="2399030"/>
                      </a:xfrm>
                      <a:prstGeom prst="rect">
                        <a:avLst/>
                      </a:prstGeom>
                      <a:noFill/>
                      <a:ln>
                        <a:noFill/>
                      </a:ln>
                      <a:extLst>
                        <a:ext uri="{53640926-AAD7-44d8-BBD7-CCE9431645EC}">
                          <a14:shadowObscured xmlns:a14="http://schemas.microsoft.com/office/drawing/2010/main"/>
                        </a:ext>
                      </a:extLst>
                    </pic:spPr>
                  </pic:pic>
                </a:graphicData>
              </a:graphic>
            </wp:inline>
          </w:drawing>
        </w:r>
      </w:ins>
      <w:del w:id="56" w:author="Chong Shao" w:date="2016-12-23T16:48:00Z">
        <w:r w:rsidR="00544783" w:rsidRPr="00D2230B" w:rsidDel="00480BF9">
          <w:rPr>
            <w:b/>
            <w:noProof/>
            <w:sz w:val="20"/>
            <w:szCs w:val="20"/>
          </w:rPr>
          <w:drawing>
            <wp:inline distT="0" distB="0" distL="0" distR="0" wp14:anchorId="6F74AA7D" wp14:editId="18854384">
              <wp:extent cx="5477510" cy="3241040"/>
              <wp:effectExtent l="0" t="0" r="8890" b="10160"/>
              <wp:docPr id="11" name="Picture 11" descr="Macintosh HD:Users:chongshao-mikasa:Dev:paper2_data:lossy_comp_video_size_exp_chart:KLdiv_test_r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hongshao-mikasa:Dev:paper2_data:lossy_comp_video_size_exp_chart:KLdiv_test_rea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7510" cy="3241040"/>
                      </a:xfrm>
                      <a:prstGeom prst="rect">
                        <a:avLst/>
                      </a:prstGeom>
                      <a:noFill/>
                      <a:ln>
                        <a:noFill/>
                      </a:ln>
                    </pic:spPr>
                  </pic:pic>
                </a:graphicData>
              </a:graphic>
            </wp:inline>
          </w:drawing>
        </w:r>
      </w:del>
    </w:p>
    <w:p w14:paraId="2D43967E" w14:textId="1C89555B" w:rsidR="00390AF9" w:rsidRDefault="00390AF9" w:rsidP="00411B9E">
      <w:pPr>
        <w:tabs>
          <w:tab w:val="left" w:pos="180"/>
        </w:tabs>
        <w:jc w:val="center"/>
        <w:rPr>
          <w:sz w:val="20"/>
          <w:szCs w:val="20"/>
          <w:lang w:eastAsia="zh-CN"/>
        </w:rPr>
      </w:pPr>
      <w:r w:rsidRPr="00411B9E">
        <w:rPr>
          <w:sz w:val="20"/>
          <w:szCs w:val="20"/>
          <w:lang w:eastAsia="zh-CN"/>
        </w:rPr>
        <w:t>Fig. 10</w:t>
      </w:r>
      <w:r w:rsidR="008511A3">
        <w:rPr>
          <w:sz w:val="20"/>
          <w:szCs w:val="20"/>
          <w:lang w:eastAsia="zh-CN"/>
        </w:rPr>
        <w:t xml:space="preserve"> </w:t>
      </w:r>
      <w:r w:rsidR="00DE030A">
        <w:rPr>
          <w:sz w:val="20"/>
          <w:szCs w:val="20"/>
          <w:lang w:eastAsia="zh-CN"/>
        </w:rPr>
        <w:t xml:space="preserve">log </w:t>
      </w:r>
      <w:r w:rsidR="008511A3">
        <w:rPr>
          <w:sz w:val="20"/>
          <w:szCs w:val="20"/>
          <w:lang w:eastAsia="zh-CN"/>
        </w:rPr>
        <w:t>KS test</w:t>
      </w:r>
      <w:r w:rsidR="00DE030A">
        <w:rPr>
          <w:sz w:val="20"/>
          <w:szCs w:val="20"/>
          <w:lang w:eastAsia="zh-CN"/>
        </w:rPr>
        <w:t xml:space="preserve"> p</w:t>
      </w:r>
      <w:r w:rsidR="008511A3">
        <w:rPr>
          <w:sz w:val="20"/>
          <w:szCs w:val="20"/>
          <w:lang w:eastAsia="zh-CN"/>
        </w:rPr>
        <w:t xml:space="preserve"> values and K-L divergence values vs. compression ratio, for five groups of </w:t>
      </w:r>
      <w:r w:rsidR="00162085">
        <w:rPr>
          <w:sz w:val="20"/>
          <w:szCs w:val="20"/>
          <w:lang w:eastAsia="zh-CN"/>
        </w:rPr>
        <w:t xml:space="preserve">real </w:t>
      </w:r>
      <w:r w:rsidR="008511A3">
        <w:rPr>
          <w:sz w:val="20"/>
          <w:szCs w:val="20"/>
          <w:lang w:eastAsia="zh-CN"/>
        </w:rPr>
        <w:t>videos</w:t>
      </w:r>
      <w:r w:rsidR="002371E0">
        <w:rPr>
          <w:sz w:val="20"/>
          <w:szCs w:val="20"/>
          <w:lang w:eastAsia="zh-CN"/>
        </w:rPr>
        <w:t>, note that the horizontal axis is in log scale for display purpose</w:t>
      </w:r>
    </w:p>
    <w:p w14:paraId="57597AF9" w14:textId="77777777" w:rsidR="00147FB0" w:rsidRPr="00411B9E" w:rsidRDefault="00147FB0" w:rsidP="00411B9E">
      <w:pPr>
        <w:tabs>
          <w:tab w:val="left" w:pos="180"/>
        </w:tabs>
        <w:jc w:val="center"/>
        <w:rPr>
          <w:sz w:val="20"/>
          <w:szCs w:val="20"/>
          <w:lang w:eastAsia="zh-CN"/>
        </w:rPr>
      </w:pPr>
    </w:p>
    <w:p w14:paraId="19488913" w14:textId="18805B6C" w:rsidR="00FF614A" w:rsidRDefault="00FF614A" w:rsidP="00FA24A7">
      <w:pPr>
        <w:tabs>
          <w:tab w:val="left" w:pos="180"/>
        </w:tabs>
        <w:rPr>
          <w:b/>
          <w:sz w:val="20"/>
          <w:szCs w:val="20"/>
        </w:rPr>
      </w:pPr>
      <w:r w:rsidRPr="00DD5F5D">
        <w:rPr>
          <w:sz w:val="20"/>
          <w:szCs w:val="20"/>
          <w:lang w:eastAsia="zh-CN"/>
        </w:rPr>
        <w:t>Fi</w:t>
      </w:r>
      <w:r w:rsidR="00AE2988" w:rsidRPr="00DD5F5D">
        <w:rPr>
          <w:sz w:val="20"/>
          <w:szCs w:val="20"/>
          <w:lang w:eastAsia="zh-CN"/>
        </w:rPr>
        <w:t xml:space="preserve">g. 10 shows multiple compression methods’ </w:t>
      </w:r>
      <w:r w:rsidR="008946C4" w:rsidRPr="00DD5F5D">
        <w:rPr>
          <w:sz w:val="20"/>
          <w:szCs w:val="20"/>
          <w:lang w:eastAsia="zh-CN"/>
        </w:rPr>
        <w:t xml:space="preserve">result MSD values’ </w:t>
      </w:r>
      <w:r w:rsidR="00AE2988" w:rsidRPr="00DD5F5D">
        <w:rPr>
          <w:sz w:val="20"/>
          <w:szCs w:val="20"/>
          <w:lang w:eastAsia="zh-CN"/>
        </w:rPr>
        <w:t>KS test p value</w:t>
      </w:r>
      <w:r w:rsidR="00CE55FB">
        <w:rPr>
          <w:sz w:val="20"/>
          <w:szCs w:val="20"/>
          <w:lang w:eastAsia="zh-CN"/>
        </w:rPr>
        <w:t xml:space="preserve"> (in log scale)</w:t>
      </w:r>
      <w:r w:rsidR="00AE2988" w:rsidRPr="00DD5F5D">
        <w:rPr>
          <w:sz w:val="20"/>
          <w:szCs w:val="20"/>
          <w:lang w:eastAsia="zh-CN"/>
        </w:rPr>
        <w:t xml:space="preserve"> curve</w:t>
      </w:r>
      <w:r w:rsidR="00024B86" w:rsidRPr="00DD5F5D">
        <w:rPr>
          <w:sz w:val="20"/>
          <w:szCs w:val="20"/>
          <w:lang w:eastAsia="zh-CN"/>
        </w:rPr>
        <w:t>s</w:t>
      </w:r>
      <w:r w:rsidRPr="00DD5F5D">
        <w:rPr>
          <w:sz w:val="20"/>
          <w:szCs w:val="20"/>
          <w:lang w:eastAsia="zh-CN"/>
        </w:rPr>
        <w:t xml:space="preserve"> and K</w:t>
      </w:r>
      <w:r w:rsidR="005318A8">
        <w:rPr>
          <w:sz w:val="20"/>
          <w:szCs w:val="20"/>
          <w:lang w:eastAsia="zh-CN"/>
        </w:rPr>
        <w:t>-</w:t>
      </w:r>
      <w:r w:rsidRPr="00DD5F5D">
        <w:rPr>
          <w:sz w:val="20"/>
          <w:szCs w:val="20"/>
          <w:lang w:eastAsia="zh-CN"/>
        </w:rPr>
        <w:t xml:space="preserve">L divergence </w:t>
      </w:r>
      <w:r w:rsidR="00AE2988" w:rsidRPr="00DD5F5D">
        <w:rPr>
          <w:sz w:val="20"/>
          <w:szCs w:val="20"/>
          <w:lang w:eastAsia="zh-CN"/>
        </w:rPr>
        <w:t>value curve</w:t>
      </w:r>
      <w:r w:rsidR="00024B86" w:rsidRPr="00DD5F5D">
        <w:rPr>
          <w:sz w:val="20"/>
          <w:szCs w:val="20"/>
          <w:lang w:eastAsia="zh-CN"/>
        </w:rPr>
        <w:t>s</w:t>
      </w:r>
      <w:r w:rsidRPr="00DD5F5D">
        <w:rPr>
          <w:sz w:val="20"/>
          <w:szCs w:val="20"/>
          <w:lang w:eastAsia="zh-CN"/>
        </w:rPr>
        <w:t xml:space="preserve"> for various video compression ratios</w:t>
      </w:r>
      <w:r w:rsidR="00B567B4">
        <w:rPr>
          <w:sz w:val="20"/>
          <w:szCs w:val="20"/>
          <w:lang w:eastAsia="zh-CN"/>
        </w:rPr>
        <w:t xml:space="preserve"> (in log scale)</w:t>
      </w:r>
      <w:r w:rsidRPr="00DD5F5D">
        <w:rPr>
          <w:sz w:val="20"/>
          <w:szCs w:val="20"/>
          <w:lang w:eastAsia="zh-CN"/>
        </w:rPr>
        <w:t xml:space="preserve">. </w:t>
      </w:r>
      <w:r w:rsidR="00024B86" w:rsidRPr="00DD5F5D">
        <w:rPr>
          <w:sz w:val="20"/>
          <w:szCs w:val="20"/>
          <w:lang w:eastAsia="zh-CN"/>
        </w:rPr>
        <w:t>For real data, K</w:t>
      </w:r>
      <w:r w:rsidR="005318A8">
        <w:rPr>
          <w:sz w:val="20"/>
          <w:szCs w:val="20"/>
          <w:lang w:eastAsia="zh-CN"/>
        </w:rPr>
        <w:t>-</w:t>
      </w:r>
      <w:r w:rsidR="00024B86" w:rsidRPr="00DD5F5D">
        <w:rPr>
          <w:sz w:val="20"/>
          <w:szCs w:val="20"/>
          <w:lang w:eastAsia="zh-CN"/>
        </w:rPr>
        <w:t>L divergence does not show a great difference among different compression methods. In KS test, the p values for the videos compressed by standard H.264 starts to drop below the threshold after it reaches a certain compression ratio, while our compression method variation 2 goes above the threshold under the same compression ratio (our compression method variation 1 cannot reach that large compression ratio).</w:t>
      </w:r>
    </w:p>
    <w:p w14:paraId="0EBF4C70" w14:textId="77777777" w:rsidR="00FF614A" w:rsidRDefault="00FF614A" w:rsidP="00FA24A7">
      <w:pPr>
        <w:tabs>
          <w:tab w:val="left" w:pos="180"/>
        </w:tabs>
        <w:rPr>
          <w:b/>
          <w:sz w:val="20"/>
          <w:szCs w:val="20"/>
        </w:rPr>
      </w:pPr>
    </w:p>
    <w:p w14:paraId="3CA23CC3" w14:textId="50303E85" w:rsidR="00470FFE" w:rsidRPr="00671EB7" w:rsidRDefault="00E5397E" w:rsidP="00FA24A7">
      <w:pPr>
        <w:tabs>
          <w:tab w:val="left" w:pos="180"/>
        </w:tabs>
        <w:rPr>
          <w:b/>
          <w:sz w:val="20"/>
          <w:szCs w:val="20"/>
        </w:rPr>
      </w:pPr>
      <w:r w:rsidRPr="00671EB7">
        <w:rPr>
          <w:b/>
          <w:sz w:val="20"/>
          <w:szCs w:val="20"/>
        </w:rPr>
        <w:t>4.</w:t>
      </w:r>
      <w:r w:rsidR="00A67787" w:rsidRPr="00671EB7">
        <w:rPr>
          <w:b/>
          <w:sz w:val="20"/>
          <w:szCs w:val="20"/>
        </w:rPr>
        <w:t>3</w:t>
      </w:r>
      <w:r w:rsidR="00567F43" w:rsidRPr="00671EB7">
        <w:rPr>
          <w:b/>
          <w:sz w:val="20"/>
          <w:szCs w:val="20"/>
        </w:rPr>
        <w:t>.</w:t>
      </w:r>
      <w:r w:rsidR="009742FB" w:rsidRPr="00671EB7">
        <w:rPr>
          <w:b/>
          <w:sz w:val="20"/>
          <w:szCs w:val="20"/>
        </w:rPr>
        <w:t xml:space="preserve"> </w:t>
      </w:r>
      <w:r w:rsidR="009622B2" w:rsidRPr="00671EB7">
        <w:rPr>
          <w:b/>
          <w:sz w:val="20"/>
          <w:szCs w:val="20"/>
        </w:rPr>
        <w:t>Discussion</w:t>
      </w:r>
    </w:p>
    <w:p w14:paraId="26F0B554" w14:textId="77777777" w:rsidR="00C57A49" w:rsidRPr="00671EB7" w:rsidRDefault="00C57A49" w:rsidP="00C57A49">
      <w:pPr>
        <w:pStyle w:val="ListParagraph"/>
        <w:rPr>
          <w:b/>
          <w:sz w:val="20"/>
          <w:szCs w:val="20"/>
        </w:rPr>
      </w:pPr>
    </w:p>
    <w:p w14:paraId="2473E402" w14:textId="1FBBD44C" w:rsidR="00DF2BAF" w:rsidRDefault="00B56CE7">
      <w:pPr>
        <w:rPr>
          <w:sz w:val="20"/>
          <w:szCs w:val="20"/>
        </w:rPr>
      </w:pPr>
      <w:r w:rsidRPr="00671EB7">
        <w:rPr>
          <w:sz w:val="20"/>
          <w:szCs w:val="20"/>
        </w:rPr>
        <w:t>The correlation-based segmentation method</w:t>
      </w:r>
      <w:r w:rsidR="00C06AAB">
        <w:rPr>
          <w:sz w:val="20"/>
          <w:szCs w:val="20"/>
        </w:rPr>
        <w:t xml:space="preserve"> used in our compression technique</w:t>
      </w:r>
      <w:r w:rsidRPr="00671EB7">
        <w:rPr>
          <w:sz w:val="20"/>
          <w:szCs w:val="20"/>
        </w:rPr>
        <w:t xml:space="preserve"> </w:t>
      </w:r>
      <w:r w:rsidR="00747F88">
        <w:rPr>
          <w:sz w:val="20"/>
          <w:szCs w:val="20"/>
        </w:rPr>
        <w:t>was</w:t>
      </w:r>
      <w:r w:rsidR="00C06AAB">
        <w:rPr>
          <w:sz w:val="20"/>
          <w:szCs w:val="20"/>
        </w:rPr>
        <w:t xml:space="preserve"> only verified with the analysis of tracking in our experiment</w:t>
      </w:r>
      <w:r w:rsidR="00BD708F" w:rsidRPr="00671EB7">
        <w:rPr>
          <w:sz w:val="20"/>
          <w:szCs w:val="20"/>
        </w:rPr>
        <w:t xml:space="preserve">. But in [1], </w:t>
      </w:r>
      <w:del w:id="57" w:author="Chong Shao" w:date="2016-10-30T15:51:00Z">
        <w:r w:rsidR="004F1245" w:rsidDel="00046CD4">
          <w:rPr>
            <w:sz w:val="20"/>
            <w:szCs w:val="20"/>
          </w:rPr>
          <w:delText>the authors</w:delText>
        </w:r>
      </w:del>
      <w:ins w:id="58" w:author="Chong Shao" w:date="2016-10-30T15:51:00Z">
        <w:r w:rsidR="00046CD4">
          <w:rPr>
            <w:sz w:val="20"/>
            <w:szCs w:val="20"/>
          </w:rPr>
          <w:t>we</w:t>
        </w:r>
      </w:ins>
      <w:r w:rsidR="004F1245" w:rsidRPr="00671EB7">
        <w:rPr>
          <w:sz w:val="20"/>
          <w:szCs w:val="20"/>
        </w:rPr>
        <w:t xml:space="preserve"> </w:t>
      </w:r>
      <w:r w:rsidR="00BD708F" w:rsidRPr="00671EB7">
        <w:rPr>
          <w:sz w:val="20"/>
          <w:szCs w:val="20"/>
        </w:rPr>
        <w:t xml:space="preserve">showed that </w:t>
      </w:r>
      <w:r w:rsidR="004B3521">
        <w:rPr>
          <w:sz w:val="20"/>
          <w:szCs w:val="20"/>
        </w:rPr>
        <w:t>this segmentation method</w:t>
      </w:r>
      <w:r w:rsidR="004B3521" w:rsidRPr="00671EB7">
        <w:rPr>
          <w:sz w:val="20"/>
          <w:szCs w:val="20"/>
        </w:rPr>
        <w:t xml:space="preserve"> </w:t>
      </w:r>
      <w:r w:rsidR="00BD708F" w:rsidRPr="00671EB7">
        <w:rPr>
          <w:sz w:val="20"/>
          <w:szCs w:val="20"/>
        </w:rPr>
        <w:t xml:space="preserve">works for many </w:t>
      </w:r>
      <w:r w:rsidR="004B3521">
        <w:rPr>
          <w:sz w:val="20"/>
          <w:szCs w:val="20"/>
        </w:rPr>
        <w:t xml:space="preserve">microscopy video types </w:t>
      </w:r>
      <w:r w:rsidR="00BD708F" w:rsidRPr="00671EB7">
        <w:rPr>
          <w:sz w:val="20"/>
          <w:szCs w:val="20"/>
        </w:rPr>
        <w:t xml:space="preserve">including </w:t>
      </w:r>
      <w:r w:rsidR="00142CAB">
        <w:rPr>
          <w:sz w:val="20"/>
          <w:szCs w:val="20"/>
        </w:rPr>
        <w:t>fluorescence video, bright field video, fast moving beads video and cell video and associated analysis routines including segmentation.</w:t>
      </w:r>
    </w:p>
    <w:p w14:paraId="285332BA" w14:textId="77777777" w:rsidR="00DF2BAF" w:rsidRDefault="00DF2BAF">
      <w:pPr>
        <w:rPr>
          <w:sz w:val="20"/>
          <w:szCs w:val="20"/>
        </w:rPr>
      </w:pPr>
    </w:p>
    <w:p w14:paraId="2416C0F1" w14:textId="330D6975" w:rsidR="00E32B66" w:rsidRPr="00671EB7" w:rsidRDefault="002A7FDC">
      <w:pPr>
        <w:rPr>
          <w:sz w:val="20"/>
          <w:szCs w:val="20"/>
        </w:rPr>
      </w:pPr>
      <w:r w:rsidRPr="00671EB7">
        <w:rPr>
          <w:sz w:val="20"/>
          <w:szCs w:val="20"/>
        </w:rPr>
        <w:t xml:space="preserve">In the experiment on synthetic data, since we know the true position of the beads, we could compare it with the tracked bead locations from different videos. By doing this we realize that adding noise will make the MSD higher. </w:t>
      </w:r>
      <w:r w:rsidR="00275452">
        <w:rPr>
          <w:sz w:val="20"/>
          <w:szCs w:val="20"/>
        </w:rPr>
        <w:t xml:space="preserve">Fig. 11 shows an example: in this plot of MSD value curves vs. different </w:t>
      </w:r>
      <w:r w:rsidR="007D70B0">
        <w:rPr>
          <w:rFonts w:ascii="Cambria" w:hAnsi="Cambria"/>
          <w:sz w:val="20"/>
          <w:szCs w:val="20"/>
        </w:rPr>
        <w:t>τ</w:t>
      </w:r>
      <w:r w:rsidR="00275452">
        <w:rPr>
          <w:sz w:val="20"/>
          <w:szCs w:val="20"/>
        </w:rPr>
        <w:t xml:space="preserve"> values, the compressed video MSD curves (yellow) is closer to the MSD curve for the true bead </w:t>
      </w:r>
      <w:r w:rsidR="00275452">
        <w:rPr>
          <w:sz w:val="20"/>
          <w:szCs w:val="20"/>
        </w:rPr>
        <w:lastRenderedPageBreak/>
        <w:t>location (black).</w:t>
      </w:r>
      <w:r w:rsidR="00415CBA">
        <w:rPr>
          <w:sz w:val="20"/>
          <w:szCs w:val="20"/>
        </w:rPr>
        <w:t xml:space="preserve"> </w:t>
      </w:r>
      <w:r w:rsidR="00C15501" w:rsidRPr="00671EB7">
        <w:rPr>
          <w:sz w:val="20"/>
          <w:szCs w:val="20"/>
        </w:rPr>
        <w:t xml:space="preserve">By considering this, the compression is actually </w:t>
      </w:r>
      <w:r w:rsidR="00895840" w:rsidRPr="00671EB7">
        <w:rPr>
          <w:sz w:val="20"/>
          <w:szCs w:val="20"/>
        </w:rPr>
        <w:t>given</w:t>
      </w:r>
      <w:r w:rsidR="00C15501" w:rsidRPr="00671EB7">
        <w:rPr>
          <w:sz w:val="20"/>
          <w:szCs w:val="20"/>
        </w:rPr>
        <w:t xml:space="preserve"> the denoising on the original data, to make it more close to the underlying truth. </w:t>
      </w:r>
      <w:r w:rsidR="00F31C31" w:rsidRPr="00671EB7">
        <w:rPr>
          <w:sz w:val="20"/>
          <w:szCs w:val="20"/>
        </w:rPr>
        <w:t xml:space="preserve">In certain cases, it may be preferred. </w:t>
      </w:r>
    </w:p>
    <w:p w14:paraId="5C125038" w14:textId="77777777" w:rsidR="006E185A" w:rsidRDefault="006E185A">
      <w:pPr>
        <w:rPr>
          <w:sz w:val="20"/>
          <w:szCs w:val="20"/>
        </w:rPr>
      </w:pPr>
    </w:p>
    <w:p w14:paraId="136993EC" w14:textId="53267D7C" w:rsidR="00275452" w:rsidRPr="00671EB7" w:rsidDel="00EC4D5F" w:rsidRDefault="00275452" w:rsidP="00DD5F5D">
      <w:pPr>
        <w:jc w:val="center"/>
        <w:rPr>
          <w:sz w:val="20"/>
          <w:szCs w:val="20"/>
        </w:rPr>
      </w:pPr>
      <w:moveFromRangeStart w:id="59" w:author="Chong Shao" w:date="2016-12-23T16:41:00Z" w:name="move344130626"/>
      <w:moveFrom w:id="60" w:author="Chong Shao" w:date="2016-12-23T16:41:00Z">
        <w:r w:rsidRPr="00275452" w:rsidDel="00EC4D5F">
          <w:rPr>
            <w:noProof/>
            <w:sz w:val="20"/>
            <w:szCs w:val="20"/>
          </w:rPr>
          <w:drawing>
            <wp:inline distT="0" distB="0" distL="0" distR="0" wp14:anchorId="1BEF0577" wp14:editId="09433507">
              <wp:extent cx="2176227" cy="2243079"/>
              <wp:effectExtent l="0" t="0" r="8255" b="0"/>
              <wp:docPr id="4" name="Picture 3" descr="multiple_comp_data_pl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multiple_comp_data_plot (1).png"/>
                      <pic:cNvPicPr>
                        <a:picLocks noChangeAspect="1"/>
                      </pic:cNvPicPr>
                    </pic:nvPicPr>
                    <pic:blipFill rotWithShape="1">
                      <a:blip r:embed="rId30">
                        <a:extLst>
                          <a:ext uri="{28A0092B-C50C-407E-A947-70E740481C1C}">
                            <a14:useLocalDpi xmlns:a14="http://schemas.microsoft.com/office/drawing/2010/main" val="0"/>
                          </a:ext>
                        </a:extLst>
                      </a:blip>
                      <a:srcRect l="9981" r="64687"/>
                      <a:stretch/>
                    </pic:blipFill>
                    <pic:spPr bwMode="auto">
                      <a:xfrm>
                        <a:off x="0" y="0"/>
                        <a:ext cx="2176994" cy="2243870"/>
                      </a:xfrm>
                      <a:prstGeom prst="rect">
                        <a:avLst/>
                      </a:prstGeom>
                      <a:ln>
                        <a:noFill/>
                      </a:ln>
                      <a:extLst>
                        <a:ext uri="{53640926-AAD7-44d8-BBD7-CCE9431645EC}">
                          <a14:shadowObscured xmlns:a14="http://schemas.microsoft.com/office/drawing/2010/main"/>
                        </a:ext>
                      </a:extLst>
                    </pic:spPr>
                  </pic:pic>
                </a:graphicData>
              </a:graphic>
            </wp:inline>
          </w:drawing>
        </w:r>
      </w:moveFrom>
    </w:p>
    <w:p w14:paraId="6D3436DD" w14:textId="37856EBA" w:rsidR="0006659C" w:rsidRPr="00671EB7" w:rsidDel="00EC4D5F" w:rsidRDefault="00CF6A87" w:rsidP="00411B9E">
      <w:pPr>
        <w:jc w:val="center"/>
        <w:rPr>
          <w:sz w:val="20"/>
          <w:szCs w:val="20"/>
        </w:rPr>
      </w:pPr>
      <w:moveFrom w:id="61" w:author="Chong Shao" w:date="2016-12-23T16:41:00Z">
        <w:r w:rsidDel="00EC4D5F">
          <w:rPr>
            <w:sz w:val="20"/>
            <w:szCs w:val="20"/>
          </w:rPr>
          <w:t>Fig. 11</w:t>
        </w:r>
        <w:r w:rsidR="00253977" w:rsidDel="00EC4D5F">
          <w:rPr>
            <w:sz w:val="20"/>
            <w:szCs w:val="20"/>
          </w:rPr>
          <w:t xml:space="preserve"> </w:t>
        </w:r>
        <w:r w:rsidR="00567B10" w:rsidDel="00EC4D5F">
          <w:rPr>
            <w:sz w:val="20"/>
            <w:szCs w:val="20"/>
          </w:rPr>
          <w:t>i</w:t>
        </w:r>
        <w:r w:rsidR="00226785" w:rsidDel="00EC4D5F">
          <w:rPr>
            <w:sz w:val="20"/>
            <w:szCs w:val="20"/>
          </w:rPr>
          <w:t>llustration</w:t>
        </w:r>
        <w:r w:rsidR="004121D2" w:rsidDel="00EC4D5F">
          <w:rPr>
            <w:sz w:val="20"/>
            <w:szCs w:val="20"/>
          </w:rPr>
          <w:t xml:space="preserve"> of</w:t>
        </w:r>
        <w:r w:rsidR="00253977" w:rsidDel="00EC4D5F">
          <w:rPr>
            <w:sz w:val="20"/>
            <w:szCs w:val="20"/>
          </w:rPr>
          <w:t xml:space="preserve"> the denoising effect</w:t>
        </w:r>
        <w:r w:rsidR="00567B10" w:rsidDel="00EC4D5F">
          <w:rPr>
            <w:sz w:val="20"/>
            <w:szCs w:val="20"/>
          </w:rPr>
          <w:t>, t</w:t>
        </w:r>
        <w:r w:rsidR="00294995" w:rsidDel="00EC4D5F">
          <w:rPr>
            <w:sz w:val="20"/>
            <w:szCs w:val="20"/>
          </w:rPr>
          <w:t>he curves for one type of video are not averaged</w:t>
        </w:r>
        <w:r w:rsidR="00996BEB" w:rsidDel="00EC4D5F">
          <w:rPr>
            <w:sz w:val="20"/>
            <w:szCs w:val="20"/>
          </w:rPr>
          <w:t>.</w:t>
        </w:r>
      </w:moveFrom>
    </w:p>
    <w:moveFromRangeEnd w:id="59"/>
    <w:p w14:paraId="1E9F3C5E" w14:textId="77777777" w:rsidR="00491A98" w:rsidRPr="00671EB7" w:rsidRDefault="00491A98">
      <w:pPr>
        <w:rPr>
          <w:sz w:val="20"/>
          <w:szCs w:val="20"/>
        </w:rPr>
      </w:pPr>
    </w:p>
    <w:p w14:paraId="25F35114" w14:textId="4AFEDF45" w:rsidR="001B1814" w:rsidRPr="00671EB7" w:rsidRDefault="00EA388A">
      <w:pPr>
        <w:rPr>
          <w:b/>
        </w:rPr>
      </w:pPr>
      <w:r w:rsidRPr="00671EB7">
        <w:rPr>
          <w:b/>
        </w:rPr>
        <w:t>5</w:t>
      </w:r>
      <w:r w:rsidR="00385226" w:rsidRPr="00671EB7">
        <w:rPr>
          <w:b/>
        </w:rPr>
        <w:t>.</w:t>
      </w:r>
      <w:r w:rsidR="001B1814" w:rsidRPr="00671EB7">
        <w:rPr>
          <w:b/>
        </w:rPr>
        <w:t xml:space="preserve"> </w:t>
      </w:r>
      <w:r w:rsidR="00216DF0" w:rsidRPr="00671EB7">
        <w:rPr>
          <w:b/>
        </w:rPr>
        <w:t>Conclusions</w:t>
      </w:r>
      <w:r w:rsidR="001216F3" w:rsidRPr="00671EB7">
        <w:rPr>
          <w:b/>
        </w:rPr>
        <w:t xml:space="preserve"> and </w:t>
      </w:r>
      <w:r w:rsidR="00387A80">
        <w:rPr>
          <w:b/>
        </w:rPr>
        <w:t>F</w:t>
      </w:r>
      <w:r w:rsidR="001216F3" w:rsidRPr="00671EB7">
        <w:rPr>
          <w:b/>
        </w:rPr>
        <w:t>uture</w:t>
      </w:r>
      <w:r w:rsidR="00387A80">
        <w:rPr>
          <w:b/>
        </w:rPr>
        <w:t xml:space="preserve"> W</w:t>
      </w:r>
      <w:r w:rsidR="001216F3" w:rsidRPr="00671EB7">
        <w:rPr>
          <w:b/>
        </w:rPr>
        <w:t>ork</w:t>
      </w:r>
      <w:r w:rsidR="00EA585A" w:rsidRPr="00671EB7">
        <w:rPr>
          <w:b/>
        </w:rPr>
        <w:t xml:space="preserve"> </w:t>
      </w:r>
    </w:p>
    <w:p w14:paraId="30E013C4" w14:textId="77777777" w:rsidR="00111FE4" w:rsidRPr="00671EB7" w:rsidRDefault="00111FE4">
      <w:pPr>
        <w:rPr>
          <w:b/>
          <w:sz w:val="20"/>
          <w:szCs w:val="20"/>
        </w:rPr>
      </w:pPr>
    </w:p>
    <w:p w14:paraId="298584E2" w14:textId="7B809174" w:rsidR="00DE4A89" w:rsidRDefault="00AE0BE3">
      <w:pPr>
        <w:rPr>
          <w:sz w:val="20"/>
          <w:szCs w:val="20"/>
        </w:rPr>
      </w:pPr>
      <w:r>
        <w:rPr>
          <w:sz w:val="20"/>
          <w:szCs w:val="20"/>
        </w:rPr>
        <w:t xml:space="preserve">In this paper, </w:t>
      </w:r>
      <w:r w:rsidR="008B1F2C">
        <w:rPr>
          <w:sz w:val="20"/>
          <w:szCs w:val="20"/>
        </w:rPr>
        <w:t>w</w:t>
      </w:r>
      <w:r w:rsidR="00DE4A89">
        <w:rPr>
          <w:sz w:val="20"/>
          <w:szCs w:val="20"/>
        </w:rPr>
        <w:t xml:space="preserve">e introduced a microscopy video compression method. Our method is based on finding the analysis-critical information in a microscopy video and compressing the analysis-critical information with high quality. At the same time our method compress the remaining part of the video in relative low quality to yield a better compression ratio. </w:t>
      </w:r>
      <w:r w:rsidR="003E2725">
        <w:rPr>
          <w:sz w:val="20"/>
          <w:szCs w:val="20"/>
        </w:rPr>
        <w:t xml:space="preserve"> [xxx rewrite]</w:t>
      </w:r>
    </w:p>
    <w:p w14:paraId="3F73050C" w14:textId="77777777" w:rsidR="00FB27B7" w:rsidRDefault="00FB27B7">
      <w:pPr>
        <w:rPr>
          <w:sz w:val="20"/>
          <w:szCs w:val="20"/>
        </w:rPr>
      </w:pPr>
    </w:p>
    <w:p w14:paraId="3753AB63" w14:textId="2EEF9F2D" w:rsidR="00672BCB" w:rsidRDefault="00FB27B7">
      <w:pPr>
        <w:rPr>
          <w:sz w:val="20"/>
          <w:szCs w:val="20"/>
          <w:lang w:eastAsia="zh-CN"/>
        </w:rPr>
      </w:pPr>
      <w:r>
        <w:rPr>
          <w:sz w:val="20"/>
          <w:szCs w:val="20"/>
        </w:rPr>
        <w:t xml:space="preserve">We </w:t>
      </w:r>
      <w:r w:rsidR="00353EF9">
        <w:rPr>
          <w:sz w:val="20"/>
          <w:szCs w:val="20"/>
        </w:rPr>
        <w:t xml:space="preserve">tested our compression framework with a specific setting: a correlation-based segmentation method borrowed from [1]. We proposed a video quality evaluation based on MSD values on the tracking results. </w:t>
      </w:r>
      <w:r w:rsidR="009C4D2F">
        <w:rPr>
          <w:sz w:val="20"/>
          <w:szCs w:val="20"/>
        </w:rPr>
        <w:t>Experiment result suggested that</w:t>
      </w:r>
      <w:r w:rsidR="00581AC1">
        <w:rPr>
          <w:sz w:val="20"/>
          <w:szCs w:val="20"/>
        </w:rPr>
        <w:t>, comparing against standard video compression technique H.264,</w:t>
      </w:r>
      <w:r w:rsidR="009C4D2F">
        <w:rPr>
          <w:sz w:val="20"/>
          <w:szCs w:val="20"/>
        </w:rPr>
        <w:t xml:space="preserve"> for </w:t>
      </w:r>
      <w:r w:rsidR="00FA6340">
        <w:rPr>
          <w:rFonts w:hint="eastAsia"/>
          <w:sz w:val="20"/>
          <w:szCs w:val="20"/>
          <w:lang w:eastAsia="zh-CN"/>
        </w:rPr>
        <w:t>most</w:t>
      </w:r>
      <w:r w:rsidR="00FA6340">
        <w:rPr>
          <w:sz w:val="20"/>
          <w:szCs w:val="20"/>
          <w:lang w:eastAsia="zh-CN"/>
        </w:rPr>
        <w:t xml:space="preserve"> </w:t>
      </w:r>
      <w:r w:rsidR="009C4D2F">
        <w:rPr>
          <w:sz w:val="20"/>
          <w:szCs w:val="20"/>
        </w:rPr>
        <w:t xml:space="preserve">compression ratio values, </w:t>
      </w:r>
      <w:r w:rsidR="00581AC1">
        <w:rPr>
          <w:sz w:val="20"/>
          <w:szCs w:val="20"/>
        </w:rPr>
        <w:t xml:space="preserve">our method gives a better quality video in terms of analysis result. </w:t>
      </w:r>
    </w:p>
    <w:p w14:paraId="215F5E8A" w14:textId="77777777" w:rsidR="00AA6BCF" w:rsidRDefault="00AA6BCF">
      <w:pPr>
        <w:rPr>
          <w:sz w:val="20"/>
          <w:szCs w:val="20"/>
        </w:rPr>
      </w:pPr>
    </w:p>
    <w:p w14:paraId="27638478" w14:textId="115EA9C6" w:rsidR="009E5C0E" w:rsidRPr="00671EB7" w:rsidRDefault="005A5A84" w:rsidP="00D1565C">
      <w:pPr>
        <w:rPr>
          <w:sz w:val="20"/>
          <w:szCs w:val="20"/>
        </w:rPr>
      </w:pPr>
      <w:r>
        <w:rPr>
          <w:sz w:val="20"/>
          <w:szCs w:val="20"/>
        </w:rPr>
        <w:t xml:space="preserve">The method should be able to be extended to other type of microscopy video analysis rather than object tracking. However the statistical validation method may be different for each type of analysis. </w:t>
      </w:r>
      <w:r w:rsidR="007E1D4F">
        <w:rPr>
          <w:sz w:val="20"/>
          <w:szCs w:val="20"/>
        </w:rPr>
        <w:t>Further study should be done to easier determine if a statistical validation method is sui</w:t>
      </w:r>
      <w:r w:rsidR="00223B90">
        <w:rPr>
          <w:sz w:val="20"/>
          <w:szCs w:val="20"/>
        </w:rPr>
        <w:t>t</w:t>
      </w:r>
      <w:r w:rsidR="007E1D4F">
        <w:rPr>
          <w:sz w:val="20"/>
          <w:szCs w:val="20"/>
        </w:rPr>
        <w:t>able for a given type of analysis.</w:t>
      </w:r>
      <w:r w:rsidR="00B153D3" w:rsidRPr="00671EB7">
        <w:rPr>
          <w:sz w:val="20"/>
          <w:szCs w:val="20"/>
        </w:rPr>
        <w:t xml:space="preserve"> </w:t>
      </w:r>
    </w:p>
    <w:p w14:paraId="151B1851" w14:textId="0CBDB323" w:rsidR="00B153D3" w:rsidRPr="00671EB7" w:rsidRDefault="00A57F48">
      <w:pPr>
        <w:rPr>
          <w:sz w:val="20"/>
          <w:szCs w:val="20"/>
        </w:rPr>
      </w:pPr>
      <w:r w:rsidRPr="00671EB7">
        <w:rPr>
          <w:sz w:val="20"/>
          <w:szCs w:val="20"/>
        </w:rPr>
        <w:t xml:space="preserve"> </w:t>
      </w:r>
    </w:p>
    <w:p w14:paraId="2DEFF0E4" w14:textId="30DAF9E9" w:rsidR="00194828" w:rsidRPr="00671EB7" w:rsidRDefault="007264C4">
      <w:pPr>
        <w:rPr>
          <w:sz w:val="20"/>
          <w:szCs w:val="20"/>
        </w:rPr>
      </w:pPr>
      <w:r w:rsidRPr="00671EB7">
        <w:rPr>
          <w:sz w:val="20"/>
          <w:szCs w:val="20"/>
        </w:rPr>
        <w:t xml:space="preserve">We proposed the quality evaluation based on statistical tests. If a novel metric can be found and directly applied, then statistical tests can be replaced since they involve a population of data. </w:t>
      </w:r>
      <w:r w:rsidR="00194828" w:rsidRPr="00671EB7">
        <w:rPr>
          <w:sz w:val="20"/>
          <w:szCs w:val="20"/>
        </w:rPr>
        <w:t xml:space="preserve"> </w:t>
      </w:r>
    </w:p>
    <w:p w14:paraId="23FAD85C" w14:textId="77777777" w:rsidR="001B1814" w:rsidRPr="00671EB7" w:rsidRDefault="001B1814">
      <w:pPr>
        <w:rPr>
          <w:b/>
          <w:sz w:val="20"/>
          <w:szCs w:val="20"/>
        </w:rPr>
      </w:pPr>
    </w:p>
    <w:p w14:paraId="3A38FAC0" w14:textId="694AFF03" w:rsidR="00076860" w:rsidRPr="00671EB7" w:rsidRDefault="001B1814">
      <w:r w:rsidRPr="00671EB7">
        <w:rPr>
          <w:b/>
        </w:rPr>
        <w:t xml:space="preserve">References </w:t>
      </w:r>
      <w:r w:rsidR="00076860" w:rsidRPr="00671EB7">
        <w:rPr>
          <w:b/>
        </w:rPr>
        <w:t xml:space="preserve"> </w:t>
      </w:r>
    </w:p>
    <w:p w14:paraId="749BD923" w14:textId="77777777" w:rsidR="004C1771" w:rsidRPr="007025AC" w:rsidRDefault="004C1771">
      <w:pPr>
        <w:rPr>
          <w:sz w:val="20"/>
          <w:szCs w:val="20"/>
        </w:rPr>
      </w:pPr>
    </w:p>
    <w:p w14:paraId="19E6173C" w14:textId="55D72D9B" w:rsidR="004C1771" w:rsidRPr="00DD5F5D" w:rsidRDefault="004C1771">
      <w:pPr>
        <w:rPr>
          <w:rFonts w:ascii="Arial" w:hAnsi="Arial" w:cs="Arial"/>
          <w:sz w:val="16"/>
          <w:szCs w:val="16"/>
        </w:rPr>
      </w:pPr>
      <w:r w:rsidRPr="00DD5F5D">
        <w:rPr>
          <w:rFonts w:ascii="Arial" w:hAnsi="Arial" w:cs="Arial"/>
          <w:sz w:val="16"/>
          <w:szCs w:val="16"/>
        </w:rPr>
        <w:t>[1</w:t>
      </w:r>
      <w:r w:rsidR="001466AB" w:rsidRPr="00DD5F5D">
        <w:rPr>
          <w:rFonts w:ascii="Arial" w:hAnsi="Arial" w:cs="Arial"/>
          <w:sz w:val="16"/>
          <w:szCs w:val="16"/>
        </w:rPr>
        <w:t>]</w:t>
      </w:r>
      <w:r w:rsidR="00351078" w:rsidRPr="00DD5F5D">
        <w:rPr>
          <w:rFonts w:ascii="Arial" w:hAnsi="Arial" w:cs="Arial"/>
          <w:sz w:val="16"/>
          <w:szCs w:val="16"/>
        </w:rPr>
        <w:t xml:space="preserve"> Chong Shao,</w:t>
      </w:r>
      <w:r w:rsidR="005762DC" w:rsidRPr="00DD5F5D">
        <w:rPr>
          <w:rFonts w:ascii="Arial" w:hAnsi="Arial" w:cs="Arial"/>
          <w:sz w:val="16"/>
          <w:szCs w:val="16"/>
        </w:rPr>
        <w:t xml:space="preserve"> Alfred Zhong, Lukas D. Osborne, Jeremy Cribb, Tim O’Brien III, Ketan Mayer-Patel, Russell Taylor II, and Richard Superfine.</w:t>
      </w:r>
      <w:r w:rsidR="00351078" w:rsidRPr="00DD5F5D">
        <w:rPr>
          <w:rFonts w:ascii="Arial" w:hAnsi="Arial" w:cs="Arial"/>
          <w:sz w:val="16"/>
          <w:szCs w:val="16"/>
        </w:rPr>
        <w:t xml:space="preserve"> </w:t>
      </w:r>
      <w:r w:rsidR="005762DC" w:rsidRPr="00DD5F5D">
        <w:rPr>
          <w:rFonts w:ascii="Arial" w:hAnsi="Arial" w:cs="Arial"/>
          <w:sz w:val="16"/>
          <w:szCs w:val="16"/>
        </w:rPr>
        <w:t xml:space="preserve">“ Analysis-Preserving Video Microscopy Compression via Correlation and Mathematical Morphology”, MRT </w:t>
      </w:r>
      <w:r w:rsidR="0034126C" w:rsidRPr="00DD5F5D">
        <w:rPr>
          <w:rFonts w:ascii="Arial" w:hAnsi="Arial" w:cs="Arial"/>
          <w:sz w:val="16"/>
          <w:szCs w:val="16"/>
        </w:rPr>
        <w:t xml:space="preserve"> </w:t>
      </w:r>
      <w:r w:rsidR="001466AB" w:rsidRPr="00DD5F5D">
        <w:rPr>
          <w:rFonts w:ascii="Arial" w:hAnsi="Arial" w:cs="Arial"/>
          <w:sz w:val="16"/>
          <w:szCs w:val="16"/>
        </w:rPr>
        <w:t xml:space="preserve"> </w:t>
      </w:r>
    </w:p>
    <w:p w14:paraId="78D84D78" w14:textId="11994E12" w:rsidR="004C1771" w:rsidRPr="00DD5F5D" w:rsidRDefault="004C1771">
      <w:pPr>
        <w:rPr>
          <w:rFonts w:ascii="Arial" w:hAnsi="Arial" w:cs="Arial"/>
          <w:sz w:val="16"/>
          <w:szCs w:val="16"/>
        </w:rPr>
      </w:pPr>
      <w:r w:rsidRPr="00DD5F5D">
        <w:rPr>
          <w:rFonts w:ascii="Arial" w:hAnsi="Arial" w:cs="Arial"/>
          <w:sz w:val="16"/>
          <w:szCs w:val="16"/>
        </w:rPr>
        <w:t xml:space="preserve">[2] </w:t>
      </w:r>
      <w:r w:rsidR="0091267B" w:rsidRPr="00DD5F5D">
        <w:rPr>
          <w:rFonts w:ascii="Arial" w:hAnsi="Arial" w:cs="Arial"/>
          <w:sz w:val="16"/>
          <w:szCs w:val="16"/>
        </w:rPr>
        <w:t>Cribb, Jeremy, Lukas D. Osborne, Joe Ping-Lin Hsiao, Leandra Vicci, Alok Meshram, E. Tim O’Brien III, Richard Chasen Spero, Russell Taylor II, and Richard Superfine. "A high throughput array microscope for the mechanical characterization of biomaterials." Review of Scientific Instruments 86, no. 2 (2015): 023711.</w:t>
      </w:r>
    </w:p>
    <w:p w14:paraId="434F48CD" w14:textId="4154CF6C" w:rsidR="004C1771" w:rsidRPr="00DD5F5D" w:rsidRDefault="004C1771">
      <w:pPr>
        <w:rPr>
          <w:rFonts w:ascii="Arial" w:hAnsi="Arial" w:cs="Arial"/>
          <w:sz w:val="16"/>
          <w:szCs w:val="16"/>
        </w:rPr>
      </w:pPr>
      <w:r w:rsidRPr="00DD5F5D">
        <w:rPr>
          <w:rFonts w:ascii="Arial" w:hAnsi="Arial" w:cs="Arial"/>
          <w:sz w:val="16"/>
          <w:szCs w:val="16"/>
        </w:rPr>
        <w:t>[3]</w:t>
      </w:r>
      <w:r w:rsidR="009E2172" w:rsidRPr="00DD5F5D">
        <w:rPr>
          <w:rFonts w:ascii="Arial" w:hAnsi="Arial" w:cs="Arial"/>
          <w:sz w:val="16"/>
          <w:szCs w:val="16"/>
        </w:rPr>
        <w:t xml:space="preserve"> Monnier, N., Guo, S. M., Mori, M., He, J., Lénárt, P., &amp; Bathe, M. (2012). Bayesian approach to MSD-based analysis of particle motion in live cells.Biophysical journal, 103(3), 616-626.</w:t>
      </w:r>
    </w:p>
    <w:p w14:paraId="18ED3455" w14:textId="70F5A7EE" w:rsidR="000F0CEF" w:rsidRPr="00DD5F5D" w:rsidRDefault="00EE19CB">
      <w:pPr>
        <w:rPr>
          <w:rFonts w:ascii="Arial" w:hAnsi="Arial" w:cs="Arial"/>
          <w:sz w:val="16"/>
          <w:szCs w:val="16"/>
        </w:rPr>
      </w:pPr>
      <w:r w:rsidRPr="00DD5F5D">
        <w:rPr>
          <w:rFonts w:ascii="Arial" w:hAnsi="Arial" w:cs="Arial"/>
          <w:sz w:val="16"/>
          <w:szCs w:val="16"/>
        </w:rPr>
        <w:t>[</w:t>
      </w:r>
      <w:r w:rsidR="007D5DA9">
        <w:rPr>
          <w:rFonts w:ascii="Arial" w:hAnsi="Arial" w:cs="Arial"/>
          <w:sz w:val="16"/>
          <w:szCs w:val="16"/>
        </w:rPr>
        <w:t>4</w:t>
      </w:r>
      <w:r w:rsidRPr="00DD5F5D">
        <w:rPr>
          <w:rFonts w:ascii="Arial" w:hAnsi="Arial" w:cs="Arial"/>
          <w:sz w:val="16"/>
          <w:szCs w:val="16"/>
        </w:rPr>
        <w:t>] S.V. Leuven et al. An implementation of multiple region-of-interest models in H.264/AVC</w:t>
      </w:r>
    </w:p>
    <w:p w14:paraId="170FB717" w14:textId="1B38440F" w:rsidR="00EE19CB" w:rsidRPr="00DD5F5D" w:rsidRDefault="00EE19CB">
      <w:pPr>
        <w:rPr>
          <w:rFonts w:ascii="Arial" w:hAnsi="Arial" w:cs="Arial"/>
          <w:sz w:val="16"/>
          <w:szCs w:val="16"/>
        </w:rPr>
      </w:pPr>
      <w:r w:rsidRPr="00DD5F5D">
        <w:rPr>
          <w:rFonts w:ascii="Arial" w:hAnsi="Arial" w:cs="Arial"/>
          <w:sz w:val="16"/>
          <w:szCs w:val="16"/>
        </w:rPr>
        <w:t>[</w:t>
      </w:r>
      <w:r w:rsidR="0087711A">
        <w:rPr>
          <w:rFonts w:ascii="Arial" w:hAnsi="Arial" w:cs="Arial"/>
          <w:sz w:val="16"/>
          <w:szCs w:val="16"/>
        </w:rPr>
        <w:t>5</w:t>
      </w:r>
      <w:r w:rsidRPr="00DD5F5D">
        <w:rPr>
          <w:rFonts w:ascii="Arial" w:hAnsi="Arial" w:cs="Arial"/>
          <w:sz w:val="16"/>
          <w:szCs w:val="16"/>
        </w:rPr>
        <w:t>] Yang Liu et al., Region-of-interest based resource allocation for conversational video communication of H.264/AVC</w:t>
      </w:r>
    </w:p>
    <w:p w14:paraId="39C1135A" w14:textId="5897AAD2" w:rsidR="00EE19CB" w:rsidRPr="00DD5F5D" w:rsidRDefault="00EE19CB">
      <w:pPr>
        <w:rPr>
          <w:rFonts w:ascii="Arial" w:hAnsi="Arial" w:cs="Arial"/>
          <w:sz w:val="16"/>
          <w:szCs w:val="16"/>
        </w:rPr>
      </w:pPr>
      <w:r w:rsidRPr="00DD5F5D">
        <w:rPr>
          <w:rFonts w:ascii="Arial" w:hAnsi="Arial" w:cs="Arial"/>
          <w:sz w:val="16"/>
          <w:szCs w:val="16"/>
        </w:rPr>
        <w:t>[</w:t>
      </w:r>
      <w:r w:rsidR="0087711A">
        <w:rPr>
          <w:rFonts w:ascii="Arial" w:hAnsi="Arial" w:cs="Arial"/>
          <w:sz w:val="16"/>
          <w:szCs w:val="16"/>
        </w:rPr>
        <w:t>6</w:t>
      </w:r>
      <w:r w:rsidRPr="00DD5F5D">
        <w:rPr>
          <w:rFonts w:ascii="Arial" w:hAnsi="Arial" w:cs="Arial"/>
          <w:sz w:val="16"/>
          <w:szCs w:val="16"/>
        </w:rPr>
        <w:t xml:space="preserve">] Dan Grois and O.Hadar, Recent Advances in Region-of-interest video coding </w:t>
      </w:r>
    </w:p>
    <w:p w14:paraId="6D1AE555" w14:textId="4D811D0B" w:rsidR="00EE19CB" w:rsidRPr="00DD5F5D" w:rsidRDefault="001736FF">
      <w:pPr>
        <w:rPr>
          <w:rFonts w:ascii="Arial" w:hAnsi="Arial" w:cs="Arial"/>
          <w:sz w:val="16"/>
          <w:szCs w:val="16"/>
        </w:rPr>
      </w:pPr>
      <w:r w:rsidRPr="00DD5F5D">
        <w:rPr>
          <w:rFonts w:ascii="Arial" w:hAnsi="Arial" w:cs="Arial"/>
          <w:sz w:val="16"/>
          <w:szCs w:val="16"/>
        </w:rPr>
        <w:t>[</w:t>
      </w:r>
      <w:r w:rsidR="007171E7">
        <w:rPr>
          <w:rFonts w:ascii="Arial" w:hAnsi="Arial" w:cs="Arial"/>
          <w:sz w:val="16"/>
          <w:szCs w:val="16"/>
        </w:rPr>
        <w:t>7</w:t>
      </w:r>
      <w:r w:rsidRPr="00DD5F5D">
        <w:rPr>
          <w:rFonts w:ascii="Arial" w:hAnsi="Arial" w:cs="Arial"/>
          <w:sz w:val="16"/>
          <w:szCs w:val="16"/>
        </w:rPr>
        <w:t>] Bernd Mensor Face ROI paper</w:t>
      </w:r>
    </w:p>
    <w:p w14:paraId="48457657" w14:textId="6D441845" w:rsidR="001736FF" w:rsidRPr="00DD5F5D" w:rsidRDefault="001736FF">
      <w:pPr>
        <w:rPr>
          <w:rFonts w:ascii="Arial" w:hAnsi="Arial" w:cs="Arial"/>
          <w:sz w:val="16"/>
          <w:szCs w:val="16"/>
        </w:rPr>
      </w:pPr>
      <w:r w:rsidRPr="00DD5F5D">
        <w:rPr>
          <w:rFonts w:ascii="Arial" w:hAnsi="Arial" w:cs="Arial"/>
          <w:sz w:val="16"/>
          <w:szCs w:val="16"/>
        </w:rPr>
        <w:t>[</w:t>
      </w:r>
      <w:r w:rsidR="007171E7">
        <w:rPr>
          <w:rFonts w:ascii="Arial" w:hAnsi="Arial" w:cs="Arial"/>
          <w:sz w:val="16"/>
          <w:szCs w:val="16"/>
        </w:rPr>
        <w:t>8</w:t>
      </w:r>
      <w:r w:rsidRPr="00DD5F5D">
        <w:rPr>
          <w:rFonts w:ascii="Arial" w:hAnsi="Arial" w:cs="Arial"/>
          <w:sz w:val="16"/>
          <w:szCs w:val="16"/>
        </w:rPr>
        <w:t>] Holger Meuel Arial ROI paper</w:t>
      </w:r>
    </w:p>
    <w:p w14:paraId="3EF41838" w14:textId="5D18B05F" w:rsidR="007A5AB4" w:rsidRPr="00DD5F5D" w:rsidRDefault="001736FF" w:rsidP="007A5AB4">
      <w:pPr>
        <w:rPr>
          <w:rFonts w:ascii="Arial" w:hAnsi="Arial" w:cs="Arial"/>
          <w:sz w:val="16"/>
          <w:szCs w:val="16"/>
        </w:rPr>
      </w:pPr>
      <w:r w:rsidRPr="00DD5F5D">
        <w:rPr>
          <w:rFonts w:ascii="Arial" w:hAnsi="Arial" w:cs="Arial"/>
          <w:sz w:val="16"/>
          <w:szCs w:val="16"/>
        </w:rPr>
        <w:t>[</w:t>
      </w:r>
      <w:r w:rsidR="007171E7">
        <w:rPr>
          <w:rFonts w:ascii="Arial" w:hAnsi="Arial" w:cs="Arial"/>
          <w:sz w:val="16"/>
          <w:szCs w:val="16"/>
        </w:rPr>
        <w:t>9</w:t>
      </w:r>
      <w:r w:rsidR="009C7C9E" w:rsidRPr="00DD5F5D">
        <w:rPr>
          <w:rFonts w:ascii="Arial" w:hAnsi="Arial" w:cs="Arial"/>
          <w:sz w:val="16"/>
          <w:szCs w:val="16"/>
        </w:rPr>
        <w:t>]</w:t>
      </w:r>
      <w:r w:rsidR="007A5AB4" w:rsidRPr="00DD5F5D">
        <w:rPr>
          <w:rFonts w:ascii="Arial" w:hAnsi="Arial" w:cs="Arial"/>
          <w:sz w:val="16"/>
          <w:szCs w:val="16"/>
        </w:rPr>
        <w:t xml:space="preserve"> Chao, J., &amp; Steinbach, E. (2011, September). Preserving SIFT features in JPEG-encoded images. In</w:t>
      </w:r>
      <w:r w:rsidR="007A5AB4" w:rsidRPr="00DD5F5D">
        <w:rPr>
          <w:sz w:val="16"/>
          <w:szCs w:val="16"/>
        </w:rPr>
        <w:t> </w:t>
      </w:r>
      <w:r w:rsidR="007A5AB4" w:rsidRPr="00DD5F5D">
        <w:rPr>
          <w:rFonts w:ascii="Arial" w:hAnsi="Arial" w:cs="Arial"/>
          <w:sz w:val="16"/>
          <w:szCs w:val="16"/>
        </w:rPr>
        <w:t>Image Processing (ICIP), 2011 18th IEEE International Conference on</w:t>
      </w:r>
      <w:r w:rsidR="007A5AB4" w:rsidRPr="00DD5F5D">
        <w:rPr>
          <w:sz w:val="16"/>
          <w:szCs w:val="16"/>
        </w:rPr>
        <w:t> </w:t>
      </w:r>
      <w:r w:rsidR="007A5AB4" w:rsidRPr="00DD5F5D">
        <w:rPr>
          <w:rFonts w:ascii="Arial" w:hAnsi="Arial" w:cs="Arial"/>
          <w:sz w:val="16"/>
          <w:szCs w:val="16"/>
        </w:rPr>
        <w:t>(pp. 301-304). IEEE.</w:t>
      </w:r>
    </w:p>
    <w:p w14:paraId="7A77F3F0" w14:textId="1F9AED6D" w:rsidR="001736FF" w:rsidRPr="00DD5F5D" w:rsidRDefault="001736FF">
      <w:pPr>
        <w:rPr>
          <w:rFonts w:ascii="Arial" w:hAnsi="Arial" w:cs="Arial"/>
          <w:sz w:val="16"/>
          <w:szCs w:val="16"/>
        </w:rPr>
      </w:pPr>
      <w:r w:rsidRPr="00DD5F5D">
        <w:rPr>
          <w:rFonts w:ascii="Arial" w:hAnsi="Arial" w:cs="Arial"/>
          <w:sz w:val="16"/>
          <w:szCs w:val="16"/>
        </w:rPr>
        <w:t>[</w:t>
      </w:r>
      <w:r w:rsidR="007171E7">
        <w:rPr>
          <w:rFonts w:ascii="Arial" w:hAnsi="Arial" w:cs="Arial"/>
          <w:sz w:val="16"/>
          <w:szCs w:val="16"/>
        </w:rPr>
        <w:t>10</w:t>
      </w:r>
      <w:r w:rsidRPr="00DD5F5D">
        <w:rPr>
          <w:rFonts w:ascii="Arial" w:hAnsi="Arial" w:cs="Arial"/>
          <w:sz w:val="16"/>
          <w:szCs w:val="16"/>
        </w:rPr>
        <w:t xml:space="preserve">] </w:t>
      </w:r>
      <w:r w:rsidR="007A5AB4" w:rsidRPr="00DD5F5D">
        <w:rPr>
          <w:rFonts w:ascii="Arial" w:hAnsi="Arial" w:cs="Arial"/>
          <w:sz w:val="16"/>
          <w:szCs w:val="16"/>
        </w:rPr>
        <w:t>Chao, J., &amp; Steinbach, E. (2012, September). SIFT feature-preserving bit allocation for H. 264/AVC video compression. In Image Processing (ICIP), 2012 19th IEEE International Conference on (pp. 709-712). IEEE.</w:t>
      </w:r>
    </w:p>
    <w:p w14:paraId="12A1F10E" w14:textId="159321DA" w:rsidR="00D33907" w:rsidRPr="00DD5F5D" w:rsidRDefault="001736FF">
      <w:pPr>
        <w:rPr>
          <w:rFonts w:ascii="Arial" w:hAnsi="Arial" w:cs="Arial"/>
          <w:sz w:val="16"/>
          <w:szCs w:val="16"/>
        </w:rPr>
      </w:pPr>
      <w:r w:rsidRPr="00DD5F5D">
        <w:rPr>
          <w:rFonts w:ascii="Arial" w:hAnsi="Arial" w:cs="Arial"/>
          <w:sz w:val="16"/>
          <w:szCs w:val="16"/>
        </w:rPr>
        <w:t>[1</w:t>
      </w:r>
      <w:r w:rsidR="007171E7">
        <w:rPr>
          <w:rFonts w:ascii="Arial" w:hAnsi="Arial" w:cs="Arial"/>
          <w:sz w:val="16"/>
          <w:szCs w:val="16"/>
        </w:rPr>
        <w:t>1</w:t>
      </w:r>
      <w:r w:rsidRPr="00DD5F5D">
        <w:rPr>
          <w:rFonts w:ascii="Arial" w:hAnsi="Arial" w:cs="Arial"/>
          <w:sz w:val="16"/>
          <w:szCs w:val="16"/>
        </w:rPr>
        <w:t xml:space="preserve">] </w:t>
      </w:r>
      <w:r w:rsidR="007A5AB4" w:rsidRPr="00DD5F5D">
        <w:rPr>
          <w:rFonts w:ascii="Arial" w:hAnsi="Arial" w:cs="Arial"/>
          <w:sz w:val="16"/>
          <w:szCs w:val="16"/>
        </w:rPr>
        <w:t>Chao, J., Chen, H., &amp; Steinbach, E. (2013, September). On the design of a novel JPEG quantization table for improved feature detection performance. InImage Processing (ICIP), 2013 20th IEEE International Conference on (pp. 1675-1679). IEEE.</w:t>
      </w:r>
    </w:p>
    <w:p w14:paraId="0BCCEA9D" w14:textId="488664F6" w:rsidR="00D33907" w:rsidRPr="00DD5F5D" w:rsidRDefault="00D33907" w:rsidP="00D33907">
      <w:pPr>
        <w:rPr>
          <w:rFonts w:ascii="Arial" w:hAnsi="Arial" w:cs="Arial"/>
          <w:sz w:val="16"/>
          <w:szCs w:val="16"/>
        </w:rPr>
      </w:pPr>
      <w:r w:rsidRPr="00DD5F5D">
        <w:rPr>
          <w:rFonts w:ascii="Arial" w:hAnsi="Arial" w:cs="Arial"/>
          <w:sz w:val="16"/>
          <w:szCs w:val="16"/>
        </w:rPr>
        <w:t>[1</w:t>
      </w:r>
      <w:r w:rsidR="0026393F">
        <w:rPr>
          <w:rFonts w:ascii="Arial" w:hAnsi="Arial" w:cs="Arial"/>
          <w:sz w:val="16"/>
          <w:szCs w:val="16"/>
        </w:rPr>
        <w:t>2</w:t>
      </w:r>
      <w:r w:rsidRPr="00DD5F5D">
        <w:rPr>
          <w:rFonts w:ascii="Arial" w:hAnsi="Arial" w:cs="Arial"/>
          <w:sz w:val="16"/>
          <w:szCs w:val="16"/>
        </w:rPr>
        <w:t>] Korshunov, P., &amp; Ooi, W. T. (2011). Video quality for face detection, recognition, and tracking. ACM Transactions on Multimedia Computing, Communications, and Applications (TOMM), 7(3), 14.</w:t>
      </w:r>
    </w:p>
    <w:p w14:paraId="2A7EABA4" w14:textId="70263F1A" w:rsidR="00467C14" w:rsidRPr="00DD5F5D" w:rsidRDefault="00467C14" w:rsidP="00B55027">
      <w:pPr>
        <w:rPr>
          <w:rFonts w:ascii="Arial" w:hAnsi="Arial" w:cs="Arial"/>
          <w:sz w:val="16"/>
          <w:szCs w:val="16"/>
        </w:rPr>
      </w:pPr>
      <w:r w:rsidRPr="00DD5F5D">
        <w:rPr>
          <w:rFonts w:ascii="Arial" w:hAnsi="Arial" w:cs="Arial"/>
          <w:sz w:val="16"/>
          <w:szCs w:val="16"/>
        </w:rPr>
        <w:t>[</w:t>
      </w:r>
      <w:r w:rsidR="006172F8">
        <w:rPr>
          <w:rFonts w:ascii="Arial" w:hAnsi="Arial" w:cs="Arial"/>
          <w:sz w:val="16"/>
          <w:szCs w:val="16"/>
        </w:rPr>
        <w:t>13</w:t>
      </w:r>
      <w:r w:rsidRPr="00DD5F5D">
        <w:rPr>
          <w:rFonts w:ascii="Arial" w:hAnsi="Arial" w:cs="Arial"/>
          <w:sz w:val="16"/>
          <w:szCs w:val="16"/>
        </w:rPr>
        <w:t>] JVT, “Draft ITU-T recommendation and final draft international</w:t>
      </w:r>
    </w:p>
    <w:p w14:paraId="588B6B13" w14:textId="77777777" w:rsidR="00467C14" w:rsidRPr="00DD5F5D" w:rsidRDefault="00467C14" w:rsidP="00B55027">
      <w:pPr>
        <w:rPr>
          <w:rFonts w:ascii="Arial" w:hAnsi="Arial" w:cs="Arial"/>
          <w:sz w:val="16"/>
          <w:szCs w:val="16"/>
        </w:rPr>
      </w:pPr>
      <w:r w:rsidRPr="00DD5F5D">
        <w:rPr>
          <w:rFonts w:ascii="Arial" w:hAnsi="Arial" w:cs="Arial"/>
          <w:sz w:val="16"/>
          <w:szCs w:val="16"/>
        </w:rPr>
        <w:t>standard of joint video specification (ITU-T rec. H.264-</w:t>
      </w:r>
    </w:p>
    <w:p w14:paraId="71036D15" w14:textId="77979017" w:rsidR="00467C14" w:rsidRPr="00DD5F5D" w:rsidRDefault="00467C14" w:rsidP="00467C14">
      <w:pPr>
        <w:rPr>
          <w:rFonts w:ascii="Arial" w:hAnsi="Arial" w:cs="Arial"/>
          <w:sz w:val="16"/>
          <w:szCs w:val="16"/>
        </w:rPr>
      </w:pPr>
      <w:r w:rsidRPr="00DD5F5D">
        <w:rPr>
          <w:rFonts w:ascii="Arial" w:hAnsi="Arial" w:cs="Arial"/>
          <w:sz w:val="16"/>
          <w:szCs w:val="16"/>
        </w:rPr>
        <w:t>ISO/IEC 14496-10 AVC),” March 2003.</w:t>
      </w:r>
    </w:p>
    <w:p w14:paraId="5CB090E7" w14:textId="39818BB7" w:rsidR="006A4AB5" w:rsidRPr="00DD5F5D" w:rsidRDefault="006A4AB5" w:rsidP="006A4AB5">
      <w:pPr>
        <w:rPr>
          <w:rFonts w:ascii="Arial" w:hAnsi="Arial" w:cs="Arial"/>
          <w:sz w:val="16"/>
          <w:szCs w:val="16"/>
        </w:rPr>
      </w:pPr>
      <w:r w:rsidRPr="00DD5F5D">
        <w:rPr>
          <w:rFonts w:ascii="Arial" w:hAnsi="Arial" w:cs="Arial"/>
          <w:sz w:val="16"/>
          <w:szCs w:val="16"/>
        </w:rPr>
        <w:t>[</w:t>
      </w:r>
      <w:r w:rsidR="006172F8">
        <w:rPr>
          <w:rFonts w:ascii="Arial" w:hAnsi="Arial" w:cs="Arial"/>
          <w:sz w:val="16"/>
          <w:szCs w:val="16"/>
        </w:rPr>
        <w:t>14</w:t>
      </w:r>
      <w:r w:rsidRPr="00DD5F5D">
        <w:rPr>
          <w:rFonts w:ascii="Arial" w:hAnsi="Arial" w:cs="Arial"/>
          <w:sz w:val="16"/>
          <w:szCs w:val="16"/>
        </w:rPr>
        <w:t>] Sullivan, G. J., Ohm, J. R., Han, W. J., &amp; Wiegand, T. (2012). Overview of the high efficiency video coding (HEVC) standard. Circuits and Systems for Video Technology, IEEE Transactions on, 22(12), 1649-1668.</w:t>
      </w:r>
    </w:p>
    <w:p w14:paraId="6FA08860" w14:textId="39D9AF11" w:rsidR="00D01FDF" w:rsidRPr="00DD5F5D" w:rsidRDefault="00AF4947" w:rsidP="00B55027">
      <w:pPr>
        <w:rPr>
          <w:rFonts w:ascii="Arial" w:hAnsi="Arial" w:cs="Arial"/>
          <w:sz w:val="16"/>
          <w:szCs w:val="16"/>
        </w:rPr>
      </w:pPr>
      <w:r w:rsidRPr="00DD5F5D">
        <w:rPr>
          <w:rFonts w:ascii="Arial" w:hAnsi="Arial" w:cs="Arial"/>
          <w:sz w:val="16"/>
          <w:szCs w:val="16"/>
        </w:rPr>
        <w:t>[1</w:t>
      </w:r>
      <w:r w:rsidR="006172F8">
        <w:rPr>
          <w:rFonts w:ascii="Arial" w:hAnsi="Arial" w:cs="Arial"/>
          <w:sz w:val="16"/>
          <w:szCs w:val="16"/>
        </w:rPr>
        <w:t>5</w:t>
      </w:r>
      <w:r w:rsidRPr="00DD5F5D">
        <w:rPr>
          <w:rFonts w:ascii="Arial" w:hAnsi="Arial" w:cs="Arial"/>
          <w:sz w:val="16"/>
          <w:szCs w:val="16"/>
        </w:rPr>
        <w:t>]</w:t>
      </w:r>
      <w:r w:rsidR="006172F8">
        <w:rPr>
          <w:rFonts w:ascii="Arial" w:hAnsi="Arial" w:cs="Arial"/>
          <w:sz w:val="16"/>
          <w:szCs w:val="16"/>
        </w:rPr>
        <w:t xml:space="preserve"> </w:t>
      </w:r>
      <w:r w:rsidRPr="00DD5F5D">
        <w:rPr>
          <w:rFonts w:ascii="Arial" w:hAnsi="Arial" w:cs="Arial"/>
          <w:sz w:val="16"/>
          <w:szCs w:val="16"/>
        </w:rPr>
        <w:t>Amer A, Dubois E. 2005. Fast and reliable structure-oriented video noise estimation. Circuits and Systems for Video Technology, IEEE Transactions on. vol.15, no.1, pp.113-118.</w:t>
      </w:r>
    </w:p>
    <w:p w14:paraId="25D5C08B" w14:textId="6F1DF2DE" w:rsidR="00AF4947" w:rsidRPr="00DD5F5D" w:rsidRDefault="00AF4947" w:rsidP="00B55027">
      <w:pPr>
        <w:rPr>
          <w:rFonts w:ascii="Arial" w:hAnsi="Arial" w:cs="Arial"/>
          <w:sz w:val="16"/>
          <w:szCs w:val="16"/>
        </w:rPr>
      </w:pPr>
      <w:r w:rsidRPr="00DD5F5D">
        <w:rPr>
          <w:rFonts w:ascii="Arial" w:hAnsi="Arial" w:cs="Arial"/>
          <w:sz w:val="16"/>
          <w:szCs w:val="16"/>
        </w:rPr>
        <w:t>[</w:t>
      </w:r>
      <w:r w:rsidR="006172F8">
        <w:rPr>
          <w:rFonts w:ascii="Arial" w:hAnsi="Arial" w:cs="Arial"/>
          <w:sz w:val="16"/>
          <w:szCs w:val="16"/>
        </w:rPr>
        <w:t>16</w:t>
      </w:r>
      <w:r w:rsidRPr="00DD5F5D">
        <w:rPr>
          <w:rFonts w:ascii="Arial" w:hAnsi="Arial" w:cs="Arial"/>
          <w:sz w:val="16"/>
          <w:szCs w:val="16"/>
        </w:rPr>
        <w:t>]</w:t>
      </w:r>
      <w:r w:rsidR="007E2991">
        <w:rPr>
          <w:rFonts w:ascii="Arial" w:hAnsi="Arial" w:cs="Arial"/>
          <w:sz w:val="16"/>
          <w:szCs w:val="16"/>
        </w:rPr>
        <w:t xml:space="preserve"> </w:t>
      </w:r>
      <w:r w:rsidRPr="00DD5F5D">
        <w:rPr>
          <w:rFonts w:ascii="Arial" w:hAnsi="Arial" w:cs="Arial"/>
          <w:sz w:val="16"/>
          <w:szCs w:val="16"/>
        </w:rPr>
        <w:t xml:space="preserve">Bernas T, Asem EK, Robinson JP, Rajwa B. 2006. Compression of fluorescence microscopy images based on the signal-to-noise estimation, Microsc. Res. Tech., 69: 1–9. doi: 10.1002/jemt.20259 </w:t>
      </w:r>
    </w:p>
    <w:p w14:paraId="042D4506" w14:textId="6AFB2ABA" w:rsidR="001736FF" w:rsidRPr="00DD5F5D" w:rsidRDefault="00AF4947">
      <w:pPr>
        <w:rPr>
          <w:rFonts w:ascii="Arial" w:hAnsi="Arial" w:cs="Arial"/>
          <w:sz w:val="16"/>
          <w:szCs w:val="16"/>
        </w:rPr>
      </w:pPr>
      <w:r w:rsidRPr="00DD5F5D">
        <w:rPr>
          <w:rFonts w:ascii="Arial" w:hAnsi="Arial" w:cs="Arial"/>
          <w:sz w:val="16"/>
          <w:szCs w:val="16"/>
        </w:rPr>
        <w:t>[</w:t>
      </w:r>
      <w:r w:rsidR="006172F8">
        <w:rPr>
          <w:rFonts w:ascii="Arial" w:hAnsi="Arial" w:cs="Arial"/>
          <w:sz w:val="16"/>
          <w:szCs w:val="16"/>
        </w:rPr>
        <w:t>17</w:t>
      </w:r>
      <w:r w:rsidRPr="00DD5F5D">
        <w:rPr>
          <w:rFonts w:ascii="Arial" w:hAnsi="Arial" w:cs="Arial"/>
          <w:sz w:val="16"/>
          <w:szCs w:val="16"/>
        </w:rPr>
        <w:t>] Nowak RD, Baraniuk RG. 1999. Wavelet-domain filtering for photon imaging systems. IEEE Transactions on Image Processing. vol.8, no.5, pp.666-678.</w:t>
      </w:r>
    </w:p>
    <w:p w14:paraId="26DCB8C9" w14:textId="40A319FB" w:rsidR="00A01273" w:rsidRPr="00DD5F5D" w:rsidRDefault="00A01273" w:rsidP="00411B9E">
      <w:pPr>
        <w:rPr>
          <w:rFonts w:ascii="Arial" w:hAnsi="Arial" w:cs="Arial"/>
          <w:sz w:val="16"/>
          <w:szCs w:val="16"/>
        </w:rPr>
      </w:pPr>
      <w:r w:rsidRPr="00DD5F5D">
        <w:rPr>
          <w:rFonts w:ascii="Arial" w:hAnsi="Arial" w:cs="Arial"/>
          <w:sz w:val="16"/>
          <w:szCs w:val="16"/>
        </w:rPr>
        <w:t>[</w:t>
      </w:r>
      <w:r w:rsidR="006172F8">
        <w:rPr>
          <w:rFonts w:ascii="Arial" w:hAnsi="Arial" w:cs="Arial"/>
          <w:sz w:val="16"/>
          <w:szCs w:val="16"/>
        </w:rPr>
        <w:t>18</w:t>
      </w:r>
      <w:r w:rsidRPr="00DD5F5D">
        <w:rPr>
          <w:rFonts w:ascii="Arial" w:hAnsi="Arial" w:cs="Arial"/>
          <w:sz w:val="16"/>
          <w:szCs w:val="16"/>
        </w:rPr>
        <w:t xml:space="preserve">] Video Spot Tracker: </w:t>
      </w:r>
      <w:hyperlink r:id="rId31" w:history="1">
        <w:r w:rsidRPr="00DD5F5D">
          <w:rPr>
            <w:rFonts w:ascii="Arial" w:hAnsi="Arial" w:cs="Arial"/>
            <w:sz w:val="16"/>
            <w:szCs w:val="16"/>
          </w:rPr>
          <w:t>http://cismm.cs.unc.edu/resources/software-manuals/video-spot-tracker-manual/</w:t>
        </w:r>
      </w:hyperlink>
    </w:p>
    <w:p w14:paraId="0319145E" w14:textId="77777777" w:rsidR="00351078" w:rsidRDefault="00351078">
      <w:pPr>
        <w:rPr>
          <w:rFonts w:ascii="Arial" w:hAnsi="Arial" w:cs="Arial"/>
          <w:sz w:val="16"/>
          <w:szCs w:val="16"/>
        </w:rPr>
      </w:pPr>
    </w:p>
    <w:p w14:paraId="4B9F02E0" w14:textId="3E43938E" w:rsidR="00EA0E9D" w:rsidRDefault="00EA0E9D">
      <w:pPr>
        <w:rPr>
          <w:ins w:id="62" w:author="Chong Shao" w:date="2016-12-23T16:41:00Z"/>
          <w:rFonts w:ascii="Arial" w:hAnsi="Arial" w:cs="Arial"/>
          <w:sz w:val="16"/>
          <w:szCs w:val="16"/>
        </w:rPr>
      </w:pPr>
      <w:r>
        <w:rPr>
          <w:rFonts w:ascii="Arial" w:hAnsi="Arial" w:cs="Arial"/>
          <w:sz w:val="16"/>
          <w:szCs w:val="16"/>
        </w:rPr>
        <w:lastRenderedPageBreak/>
        <w:t xml:space="preserve">   [</w:t>
      </w:r>
      <w:r w:rsidR="00FA3C5C">
        <w:rPr>
          <w:rFonts w:ascii="Arial" w:hAnsi="Arial" w:cs="Arial"/>
          <w:sz w:val="16"/>
          <w:szCs w:val="16"/>
        </w:rPr>
        <w:t>xxx more references</w:t>
      </w:r>
      <w:r w:rsidR="00CC575B">
        <w:rPr>
          <w:rFonts w:ascii="Arial" w:hAnsi="Arial" w:cs="Arial"/>
          <w:sz w:val="16"/>
          <w:szCs w:val="16"/>
        </w:rPr>
        <w:t>, some references of microscopy video compression and xxx</w:t>
      </w:r>
      <w:r>
        <w:rPr>
          <w:rFonts w:ascii="Arial" w:hAnsi="Arial" w:cs="Arial"/>
          <w:sz w:val="16"/>
          <w:szCs w:val="16"/>
        </w:rPr>
        <w:t>]</w:t>
      </w:r>
    </w:p>
    <w:p w14:paraId="14F5A6A5" w14:textId="77777777" w:rsidR="00EC4D5F" w:rsidRDefault="00EC4D5F">
      <w:pPr>
        <w:rPr>
          <w:ins w:id="63" w:author="Chong Shao" w:date="2016-12-23T16:41:00Z"/>
          <w:rFonts w:ascii="Arial" w:hAnsi="Arial" w:cs="Arial"/>
          <w:sz w:val="16"/>
          <w:szCs w:val="16"/>
        </w:rPr>
      </w:pPr>
    </w:p>
    <w:p w14:paraId="2F06CFF3" w14:textId="77777777" w:rsidR="00EC4D5F" w:rsidRDefault="00EC4D5F">
      <w:pPr>
        <w:rPr>
          <w:ins w:id="64" w:author="Chong Shao" w:date="2016-12-23T16:41:00Z"/>
          <w:rFonts w:ascii="Arial" w:hAnsi="Arial" w:cs="Arial"/>
          <w:sz w:val="16"/>
          <w:szCs w:val="16"/>
        </w:rPr>
      </w:pPr>
    </w:p>
    <w:p w14:paraId="3364661C" w14:textId="77777777" w:rsidR="00EC4D5F" w:rsidRDefault="00EC4D5F">
      <w:pPr>
        <w:rPr>
          <w:ins w:id="65" w:author="Chong Shao" w:date="2016-12-23T16:41:00Z"/>
          <w:rFonts w:ascii="Arial" w:hAnsi="Arial" w:cs="Arial"/>
          <w:sz w:val="16"/>
          <w:szCs w:val="16"/>
        </w:rPr>
      </w:pPr>
    </w:p>
    <w:p w14:paraId="2DAE08EE" w14:textId="77777777" w:rsidR="00EC4D5F" w:rsidRDefault="00EC4D5F">
      <w:pPr>
        <w:rPr>
          <w:ins w:id="66" w:author="Chong Shao" w:date="2016-12-23T16:49:00Z"/>
          <w:rFonts w:ascii="Arial" w:hAnsi="Arial" w:cs="Arial"/>
          <w:sz w:val="16"/>
          <w:szCs w:val="16"/>
        </w:rPr>
      </w:pPr>
    </w:p>
    <w:p w14:paraId="47D91B5A" w14:textId="77777777" w:rsidR="00A9370A" w:rsidRDefault="00A9370A">
      <w:pPr>
        <w:rPr>
          <w:ins w:id="67" w:author="Chong Shao" w:date="2016-12-23T16:49:00Z"/>
          <w:rFonts w:ascii="Arial" w:hAnsi="Arial" w:cs="Arial"/>
          <w:sz w:val="16"/>
          <w:szCs w:val="16"/>
        </w:rPr>
      </w:pPr>
    </w:p>
    <w:p w14:paraId="6EFB3258" w14:textId="77777777" w:rsidR="00A9370A" w:rsidRDefault="00A9370A">
      <w:pPr>
        <w:rPr>
          <w:ins w:id="68" w:author="Chong Shao" w:date="2016-12-23T16:49:00Z"/>
          <w:rFonts w:ascii="Arial" w:hAnsi="Arial" w:cs="Arial"/>
          <w:sz w:val="16"/>
          <w:szCs w:val="16"/>
        </w:rPr>
      </w:pPr>
    </w:p>
    <w:p w14:paraId="35C75454" w14:textId="77777777" w:rsidR="00A9370A" w:rsidRDefault="00A9370A">
      <w:pPr>
        <w:rPr>
          <w:ins w:id="69" w:author="Chong Shao" w:date="2016-12-23T16:49:00Z"/>
          <w:rFonts w:ascii="Arial" w:hAnsi="Arial" w:cs="Arial"/>
          <w:sz w:val="16"/>
          <w:szCs w:val="16"/>
        </w:rPr>
      </w:pPr>
    </w:p>
    <w:p w14:paraId="3AFAE5D2" w14:textId="77777777" w:rsidR="00A9370A" w:rsidRDefault="00A9370A">
      <w:pPr>
        <w:rPr>
          <w:ins w:id="70" w:author="Chong Shao" w:date="2016-12-23T16:49:00Z"/>
          <w:rFonts w:ascii="Arial" w:hAnsi="Arial" w:cs="Arial"/>
          <w:sz w:val="16"/>
          <w:szCs w:val="16"/>
        </w:rPr>
      </w:pPr>
    </w:p>
    <w:p w14:paraId="464F71D2" w14:textId="77777777" w:rsidR="00A9370A" w:rsidRDefault="00A9370A">
      <w:pPr>
        <w:rPr>
          <w:ins w:id="71" w:author="Chong Shao" w:date="2016-12-23T16:49:00Z"/>
          <w:rFonts w:ascii="Arial" w:hAnsi="Arial" w:cs="Arial"/>
          <w:sz w:val="16"/>
          <w:szCs w:val="16"/>
        </w:rPr>
      </w:pPr>
    </w:p>
    <w:p w14:paraId="70CE5888" w14:textId="77777777" w:rsidR="00A9370A" w:rsidRDefault="00A9370A">
      <w:pPr>
        <w:rPr>
          <w:ins w:id="72" w:author="Chong Shao" w:date="2016-12-23T16:49:00Z"/>
          <w:rFonts w:ascii="Arial" w:hAnsi="Arial" w:cs="Arial"/>
          <w:sz w:val="16"/>
          <w:szCs w:val="16"/>
        </w:rPr>
      </w:pPr>
    </w:p>
    <w:p w14:paraId="3727520B" w14:textId="77777777" w:rsidR="00A9370A" w:rsidRDefault="00A9370A">
      <w:pPr>
        <w:rPr>
          <w:ins w:id="73" w:author="Chong Shao" w:date="2016-12-23T16:49:00Z"/>
          <w:rFonts w:ascii="Arial" w:hAnsi="Arial" w:cs="Arial"/>
          <w:sz w:val="16"/>
          <w:szCs w:val="16"/>
        </w:rPr>
      </w:pPr>
    </w:p>
    <w:p w14:paraId="7A83348D" w14:textId="77777777" w:rsidR="00A9370A" w:rsidRDefault="00A9370A">
      <w:pPr>
        <w:rPr>
          <w:ins w:id="74" w:author="Chong Shao" w:date="2016-12-23T16:49:00Z"/>
          <w:rFonts w:ascii="Arial" w:hAnsi="Arial" w:cs="Arial"/>
          <w:sz w:val="16"/>
          <w:szCs w:val="16"/>
        </w:rPr>
      </w:pPr>
    </w:p>
    <w:p w14:paraId="16840D25" w14:textId="77777777" w:rsidR="00A9370A" w:rsidRDefault="00A9370A">
      <w:pPr>
        <w:rPr>
          <w:ins w:id="75" w:author="Chong Shao" w:date="2016-12-23T16:41:00Z"/>
          <w:rFonts w:ascii="Arial" w:hAnsi="Arial" w:cs="Arial"/>
          <w:sz w:val="16"/>
          <w:szCs w:val="16"/>
        </w:rPr>
      </w:pPr>
      <w:bookmarkStart w:id="76" w:name="_GoBack"/>
      <w:bookmarkEnd w:id="76"/>
    </w:p>
    <w:p w14:paraId="08995440" w14:textId="77777777" w:rsidR="00EC4D5F" w:rsidRDefault="00EC4D5F">
      <w:pPr>
        <w:rPr>
          <w:ins w:id="77" w:author="Chong Shao" w:date="2016-12-23T16:41:00Z"/>
          <w:rFonts w:ascii="Arial" w:hAnsi="Arial" w:cs="Arial"/>
          <w:sz w:val="16"/>
          <w:szCs w:val="16"/>
        </w:rPr>
      </w:pPr>
    </w:p>
    <w:p w14:paraId="6367A76D" w14:textId="77777777" w:rsidR="00EC4D5F" w:rsidRPr="00671EB7" w:rsidRDefault="00EC4D5F" w:rsidP="00EC4D5F">
      <w:pPr>
        <w:jc w:val="center"/>
        <w:rPr>
          <w:sz w:val="20"/>
          <w:szCs w:val="20"/>
        </w:rPr>
      </w:pPr>
      <w:moveToRangeStart w:id="78" w:author="Chong Shao" w:date="2016-12-23T16:41:00Z" w:name="move344130626"/>
      <w:moveTo w:id="79" w:author="Chong Shao" w:date="2016-12-23T16:41:00Z">
        <w:r w:rsidRPr="00275452">
          <w:rPr>
            <w:noProof/>
            <w:sz w:val="20"/>
            <w:szCs w:val="20"/>
          </w:rPr>
          <w:drawing>
            <wp:inline distT="0" distB="0" distL="0" distR="0" wp14:anchorId="789AA71C" wp14:editId="6009DF52">
              <wp:extent cx="2176227" cy="2243079"/>
              <wp:effectExtent l="0" t="0" r="8255" b="0"/>
              <wp:docPr id="16" name="Picture 3" descr="multiple_comp_data_pl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multiple_comp_data_plot (1).png"/>
                      <pic:cNvPicPr>
                        <a:picLocks noChangeAspect="1"/>
                      </pic:cNvPicPr>
                    </pic:nvPicPr>
                    <pic:blipFill rotWithShape="1">
                      <a:blip r:embed="rId30">
                        <a:extLst>
                          <a:ext uri="{28A0092B-C50C-407E-A947-70E740481C1C}">
                            <a14:useLocalDpi xmlns:a14="http://schemas.microsoft.com/office/drawing/2010/main" val="0"/>
                          </a:ext>
                        </a:extLst>
                      </a:blip>
                      <a:srcRect l="9981" r="64687"/>
                      <a:stretch/>
                    </pic:blipFill>
                    <pic:spPr bwMode="auto">
                      <a:xfrm>
                        <a:off x="0" y="0"/>
                        <a:ext cx="2176994" cy="2243870"/>
                      </a:xfrm>
                      <a:prstGeom prst="rect">
                        <a:avLst/>
                      </a:prstGeom>
                      <a:ln>
                        <a:noFill/>
                      </a:ln>
                      <a:extLst>
                        <a:ext uri="{53640926-AAD7-44d8-BBD7-CCE9431645EC}">
                          <a14:shadowObscured xmlns:a14="http://schemas.microsoft.com/office/drawing/2010/main"/>
                        </a:ext>
                      </a:extLst>
                    </pic:spPr>
                  </pic:pic>
                </a:graphicData>
              </a:graphic>
            </wp:inline>
          </w:drawing>
        </w:r>
      </w:moveTo>
    </w:p>
    <w:p w14:paraId="1A8EF005" w14:textId="77777777" w:rsidR="00EC4D5F" w:rsidRPr="00671EB7" w:rsidRDefault="00EC4D5F" w:rsidP="00EC4D5F">
      <w:pPr>
        <w:jc w:val="center"/>
        <w:rPr>
          <w:sz w:val="20"/>
          <w:szCs w:val="20"/>
        </w:rPr>
      </w:pPr>
      <w:moveTo w:id="80" w:author="Chong Shao" w:date="2016-12-23T16:41:00Z">
        <w:r>
          <w:rPr>
            <w:sz w:val="20"/>
            <w:szCs w:val="20"/>
          </w:rPr>
          <w:t>Fig. 11 illustration of the denoising effect, the curves for one type of video are not averaged.</w:t>
        </w:r>
      </w:moveTo>
    </w:p>
    <w:moveToRangeEnd w:id="78"/>
    <w:p w14:paraId="7D41E128" w14:textId="77777777" w:rsidR="00EC4D5F" w:rsidRPr="00DD5F5D" w:rsidRDefault="00EC4D5F">
      <w:pPr>
        <w:rPr>
          <w:rFonts w:ascii="Arial" w:hAnsi="Arial" w:cs="Arial"/>
          <w:sz w:val="16"/>
          <w:szCs w:val="16"/>
        </w:rPr>
      </w:pPr>
    </w:p>
    <w:p w14:paraId="742F1364" w14:textId="77777777" w:rsidR="00351078" w:rsidRPr="00DD5F5D" w:rsidRDefault="00351078">
      <w:pPr>
        <w:rPr>
          <w:rFonts w:ascii="Arial" w:hAnsi="Arial" w:cs="Arial"/>
          <w:sz w:val="16"/>
          <w:szCs w:val="16"/>
        </w:rPr>
      </w:pPr>
    </w:p>
    <w:p w14:paraId="4D07DAD7" w14:textId="77777777" w:rsidR="00351078" w:rsidRPr="00DD5F5D" w:rsidRDefault="00351078">
      <w:pPr>
        <w:rPr>
          <w:rFonts w:ascii="Arial" w:hAnsi="Arial" w:cs="Arial"/>
          <w:sz w:val="16"/>
          <w:szCs w:val="16"/>
        </w:rPr>
      </w:pPr>
    </w:p>
    <w:p w14:paraId="063609D7" w14:textId="10A81787" w:rsidR="0087783C" w:rsidRPr="00DD5F5D" w:rsidRDefault="0087783C" w:rsidP="00977D87">
      <w:pPr>
        <w:rPr>
          <w:b/>
          <w:sz w:val="16"/>
          <w:szCs w:val="16"/>
          <w:lang w:eastAsia="zh-CN"/>
        </w:rPr>
      </w:pPr>
    </w:p>
    <w:sectPr w:rsidR="0087783C" w:rsidRPr="00DD5F5D" w:rsidSect="00941F1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E8A352" w14:textId="77777777" w:rsidR="00325D59" w:rsidRDefault="00325D59" w:rsidP="007916CB">
      <w:r>
        <w:separator/>
      </w:r>
    </w:p>
  </w:endnote>
  <w:endnote w:type="continuationSeparator" w:id="0">
    <w:p w14:paraId="6181B166" w14:textId="77777777" w:rsidR="00325D59" w:rsidRDefault="00325D59" w:rsidP="007916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F42F81" w14:textId="77777777" w:rsidR="00325D59" w:rsidRDefault="00325D59" w:rsidP="007916CB">
      <w:r>
        <w:separator/>
      </w:r>
    </w:p>
  </w:footnote>
  <w:footnote w:type="continuationSeparator" w:id="0">
    <w:p w14:paraId="1BD1392B" w14:textId="77777777" w:rsidR="00325D59" w:rsidRDefault="00325D59" w:rsidP="007916C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3D75B9"/>
    <w:multiLevelType w:val="hybridMultilevel"/>
    <w:tmpl w:val="D496350A"/>
    <w:lvl w:ilvl="0" w:tplc="123258C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D3927A4"/>
    <w:multiLevelType w:val="hybridMultilevel"/>
    <w:tmpl w:val="AED0D9BC"/>
    <w:lvl w:ilvl="0" w:tplc="75781422">
      <w:start w:val="2"/>
      <w:numFmt w:val="decimal"/>
      <w:lvlText w:val="%1."/>
      <w:lvlJc w:val="left"/>
      <w:pPr>
        <w:ind w:left="1080" w:hanging="36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413E259E"/>
    <w:multiLevelType w:val="hybridMultilevel"/>
    <w:tmpl w:val="9872E3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2A73692"/>
    <w:multiLevelType w:val="hybridMultilevel"/>
    <w:tmpl w:val="3AAC4624"/>
    <w:lvl w:ilvl="0" w:tplc="A0822E58">
      <w:start w:val="1"/>
      <w:numFmt w:val="bullet"/>
      <w:lvlText w:val="-"/>
      <w:lvlJc w:val="left"/>
      <w:pPr>
        <w:ind w:left="660" w:hanging="360"/>
      </w:pPr>
      <w:rPr>
        <w:rFonts w:ascii="Cambria" w:eastAsiaTheme="minorEastAsia" w:hAnsi="Cambria" w:cstheme="minorBidi" w:hint="default"/>
      </w:rPr>
    </w:lvl>
    <w:lvl w:ilvl="1" w:tplc="04090003" w:tentative="1">
      <w:start w:val="1"/>
      <w:numFmt w:val="bullet"/>
      <w:lvlText w:val="o"/>
      <w:lvlJc w:val="left"/>
      <w:pPr>
        <w:ind w:left="1380" w:hanging="360"/>
      </w:pPr>
      <w:rPr>
        <w:rFonts w:ascii="Courier New" w:hAnsi="Courier New" w:hint="default"/>
      </w:rPr>
    </w:lvl>
    <w:lvl w:ilvl="2" w:tplc="04090005" w:tentative="1">
      <w:start w:val="1"/>
      <w:numFmt w:val="bullet"/>
      <w:lvlText w:val=""/>
      <w:lvlJc w:val="left"/>
      <w:pPr>
        <w:ind w:left="2100" w:hanging="360"/>
      </w:pPr>
      <w:rPr>
        <w:rFonts w:ascii="Wingdings" w:hAnsi="Wingdings" w:hint="default"/>
      </w:rPr>
    </w:lvl>
    <w:lvl w:ilvl="3" w:tplc="04090001" w:tentative="1">
      <w:start w:val="1"/>
      <w:numFmt w:val="bullet"/>
      <w:lvlText w:val=""/>
      <w:lvlJc w:val="left"/>
      <w:pPr>
        <w:ind w:left="2820" w:hanging="360"/>
      </w:pPr>
      <w:rPr>
        <w:rFonts w:ascii="Symbol" w:hAnsi="Symbol" w:hint="default"/>
      </w:rPr>
    </w:lvl>
    <w:lvl w:ilvl="4" w:tplc="04090003" w:tentative="1">
      <w:start w:val="1"/>
      <w:numFmt w:val="bullet"/>
      <w:lvlText w:val="o"/>
      <w:lvlJc w:val="left"/>
      <w:pPr>
        <w:ind w:left="3540" w:hanging="360"/>
      </w:pPr>
      <w:rPr>
        <w:rFonts w:ascii="Courier New" w:hAnsi="Courier New" w:hint="default"/>
      </w:rPr>
    </w:lvl>
    <w:lvl w:ilvl="5" w:tplc="04090005" w:tentative="1">
      <w:start w:val="1"/>
      <w:numFmt w:val="bullet"/>
      <w:lvlText w:val=""/>
      <w:lvlJc w:val="left"/>
      <w:pPr>
        <w:ind w:left="4260" w:hanging="360"/>
      </w:pPr>
      <w:rPr>
        <w:rFonts w:ascii="Wingdings" w:hAnsi="Wingdings" w:hint="default"/>
      </w:rPr>
    </w:lvl>
    <w:lvl w:ilvl="6" w:tplc="04090001" w:tentative="1">
      <w:start w:val="1"/>
      <w:numFmt w:val="bullet"/>
      <w:lvlText w:val=""/>
      <w:lvlJc w:val="left"/>
      <w:pPr>
        <w:ind w:left="4980" w:hanging="360"/>
      </w:pPr>
      <w:rPr>
        <w:rFonts w:ascii="Symbol" w:hAnsi="Symbol" w:hint="default"/>
      </w:rPr>
    </w:lvl>
    <w:lvl w:ilvl="7" w:tplc="04090003" w:tentative="1">
      <w:start w:val="1"/>
      <w:numFmt w:val="bullet"/>
      <w:lvlText w:val="o"/>
      <w:lvlJc w:val="left"/>
      <w:pPr>
        <w:ind w:left="5700" w:hanging="360"/>
      </w:pPr>
      <w:rPr>
        <w:rFonts w:ascii="Courier New" w:hAnsi="Courier New" w:hint="default"/>
      </w:rPr>
    </w:lvl>
    <w:lvl w:ilvl="8" w:tplc="04090005" w:tentative="1">
      <w:start w:val="1"/>
      <w:numFmt w:val="bullet"/>
      <w:lvlText w:val=""/>
      <w:lvlJc w:val="left"/>
      <w:pPr>
        <w:ind w:left="6420" w:hanging="360"/>
      </w:pPr>
      <w:rPr>
        <w:rFonts w:ascii="Wingdings" w:hAnsi="Wingdings" w:hint="default"/>
      </w:rPr>
    </w:lvl>
  </w:abstractNum>
  <w:abstractNum w:abstractNumId="4">
    <w:nsid w:val="434C69D3"/>
    <w:multiLevelType w:val="hybridMultilevel"/>
    <w:tmpl w:val="AF40A0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302074F"/>
    <w:multiLevelType w:val="multilevel"/>
    <w:tmpl w:val="4136169E"/>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nsid w:val="63B73B21"/>
    <w:multiLevelType w:val="multilevel"/>
    <w:tmpl w:val="32901F2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6F3E5FC7"/>
    <w:multiLevelType w:val="hybridMultilevel"/>
    <w:tmpl w:val="9872E3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F122812"/>
    <w:multiLevelType w:val="multilevel"/>
    <w:tmpl w:val="984E5258"/>
    <w:lvl w:ilvl="0">
      <w:start w:val="1"/>
      <w:numFmt w:val="decimal"/>
      <w:lvlText w:val="%1."/>
      <w:lvlJc w:val="left"/>
      <w:pPr>
        <w:ind w:left="720" w:hanging="360"/>
      </w:pPr>
      <w:rPr>
        <w:rFonts w:hint="eastAsia"/>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nsid w:val="7F1A6045"/>
    <w:multiLevelType w:val="multilevel"/>
    <w:tmpl w:val="15944A24"/>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3"/>
  </w:num>
  <w:num w:numId="2">
    <w:abstractNumId w:val="7"/>
  </w:num>
  <w:num w:numId="3">
    <w:abstractNumId w:val="2"/>
  </w:num>
  <w:num w:numId="4">
    <w:abstractNumId w:val="8"/>
  </w:num>
  <w:num w:numId="5">
    <w:abstractNumId w:val="1"/>
  </w:num>
  <w:num w:numId="6">
    <w:abstractNumId w:val="9"/>
  </w:num>
  <w:num w:numId="7">
    <w:abstractNumId w:val="5"/>
  </w:num>
  <w:num w:numId="8">
    <w:abstractNumId w:val="6"/>
  </w:num>
  <w:num w:numId="9">
    <w:abstractNumId w:val="4"/>
  </w:num>
  <w:num w:numId="10">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hao Chong">
    <w15:presenceInfo w15:providerId="Windows Live" w15:userId="417e89d4ae5ebea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6860"/>
    <w:rsid w:val="00002309"/>
    <w:rsid w:val="000024D6"/>
    <w:rsid w:val="000026E2"/>
    <w:rsid w:val="00002AB5"/>
    <w:rsid w:val="00002BED"/>
    <w:rsid w:val="00002D69"/>
    <w:rsid w:val="00002DD5"/>
    <w:rsid w:val="000035B3"/>
    <w:rsid w:val="00005332"/>
    <w:rsid w:val="00005456"/>
    <w:rsid w:val="00006196"/>
    <w:rsid w:val="00006B8E"/>
    <w:rsid w:val="00007A33"/>
    <w:rsid w:val="00007D68"/>
    <w:rsid w:val="000104E4"/>
    <w:rsid w:val="0001058B"/>
    <w:rsid w:val="000110E7"/>
    <w:rsid w:val="000116BB"/>
    <w:rsid w:val="00011FEF"/>
    <w:rsid w:val="0001400D"/>
    <w:rsid w:val="0001488F"/>
    <w:rsid w:val="00014BC1"/>
    <w:rsid w:val="000156F0"/>
    <w:rsid w:val="0001592D"/>
    <w:rsid w:val="000164D2"/>
    <w:rsid w:val="000166E2"/>
    <w:rsid w:val="00016EDD"/>
    <w:rsid w:val="000179E4"/>
    <w:rsid w:val="00017C8E"/>
    <w:rsid w:val="00022D2D"/>
    <w:rsid w:val="00024B86"/>
    <w:rsid w:val="0002568A"/>
    <w:rsid w:val="00026469"/>
    <w:rsid w:val="00026781"/>
    <w:rsid w:val="000275A1"/>
    <w:rsid w:val="0003027F"/>
    <w:rsid w:val="00030892"/>
    <w:rsid w:val="00031127"/>
    <w:rsid w:val="00031BE5"/>
    <w:rsid w:val="0003234A"/>
    <w:rsid w:val="000323F3"/>
    <w:rsid w:val="00033C3D"/>
    <w:rsid w:val="00034CF8"/>
    <w:rsid w:val="00034D78"/>
    <w:rsid w:val="00034F91"/>
    <w:rsid w:val="00034FFA"/>
    <w:rsid w:val="000351A6"/>
    <w:rsid w:val="00035410"/>
    <w:rsid w:val="00035523"/>
    <w:rsid w:val="0003556A"/>
    <w:rsid w:val="00036786"/>
    <w:rsid w:val="00036D7B"/>
    <w:rsid w:val="0003791C"/>
    <w:rsid w:val="0003799F"/>
    <w:rsid w:val="00040415"/>
    <w:rsid w:val="000412FC"/>
    <w:rsid w:val="00041737"/>
    <w:rsid w:val="000435DE"/>
    <w:rsid w:val="000446FC"/>
    <w:rsid w:val="00045963"/>
    <w:rsid w:val="00045C03"/>
    <w:rsid w:val="00046CD4"/>
    <w:rsid w:val="00047285"/>
    <w:rsid w:val="00047CEB"/>
    <w:rsid w:val="00051F6E"/>
    <w:rsid w:val="00052626"/>
    <w:rsid w:val="000531B1"/>
    <w:rsid w:val="00053C83"/>
    <w:rsid w:val="00055913"/>
    <w:rsid w:val="00055F9D"/>
    <w:rsid w:val="000572FF"/>
    <w:rsid w:val="0005747C"/>
    <w:rsid w:val="00060345"/>
    <w:rsid w:val="00061969"/>
    <w:rsid w:val="00063721"/>
    <w:rsid w:val="00063D70"/>
    <w:rsid w:val="0006427D"/>
    <w:rsid w:val="00064484"/>
    <w:rsid w:val="000657F5"/>
    <w:rsid w:val="00065805"/>
    <w:rsid w:val="00065E34"/>
    <w:rsid w:val="00066555"/>
    <w:rsid w:val="0006659C"/>
    <w:rsid w:val="000665EB"/>
    <w:rsid w:val="0006685F"/>
    <w:rsid w:val="00067027"/>
    <w:rsid w:val="00067F1D"/>
    <w:rsid w:val="00070C2E"/>
    <w:rsid w:val="0007131C"/>
    <w:rsid w:val="00071CC3"/>
    <w:rsid w:val="00071FBC"/>
    <w:rsid w:val="00073F23"/>
    <w:rsid w:val="00074263"/>
    <w:rsid w:val="00074CD6"/>
    <w:rsid w:val="00074D44"/>
    <w:rsid w:val="00075627"/>
    <w:rsid w:val="00075ACF"/>
    <w:rsid w:val="00075C8A"/>
    <w:rsid w:val="00076326"/>
    <w:rsid w:val="0007649D"/>
    <w:rsid w:val="00076860"/>
    <w:rsid w:val="00077DFF"/>
    <w:rsid w:val="000802F3"/>
    <w:rsid w:val="00080978"/>
    <w:rsid w:val="000811EF"/>
    <w:rsid w:val="000813CB"/>
    <w:rsid w:val="000815D9"/>
    <w:rsid w:val="00082041"/>
    <w:rsid w:val="000820FC"/>
    <w:rsid w:val="00082C1F"/>
    <w:rsid w:val="00082D6D"/>
    <w:rsid w:val="00083442"/>
    <w:rsid w:val="00083528"/>
    <w:rsid w:val="000839B2"/>
    <w:rsid w:val="00083EC0"/>
    <w:rsid w:val="000846BB"/>
    <w:rsid w:val="000848F4"/>
    <w:rsid w:val="0008492B"/>
    <w:rsid w:val="00085DF1"/>
    <w:rsid w:val="000861E6"/>
    <w:rsid w:val="000864A8"/>
    <w:rsid w:val="000876AC"/>
    <w:rsid w:val="00087871"/>
    <w:rsid w:val="0009011A"/>
    <w:rsid w:val="00091282"/>
    <w:rsid w:val="00091739"/>
    <w:rsid w:val="00091C83"/>
    <w:rsid w:val="0009200D"/>
    <w:rsid w:val="0009264F"/>
    <w:rsid w:val="00092986"/>
    <w:rsid w:val="00092B87"/>
    <w:rsid w:val="000930C9"/>
    <w:rsid w:val="00093F73"/>
    <w:rsid w:val="00094924"/>
    <w:rsid w:val="00095145"/>
    <w:rsid w:val="000957CD"/>
    <w:rsid w:val="00095EC5"/>
    <w:rsid w:val="000967CC"/>
    <w:rsid w:val="00096BB9"/>
    <w:rsid w:val="0009789B"/>
    <w:rsid w:val="000A0AFD"/>
    <w:rsid w:val="000A0F56"/>
    <w:rsid w:val="000A1522"/>
    <w:rsid w:val="000A388D"/>
    <w:rsid w:val="000A40C4"/>
    <w:rsid w:val="000A5641"/>
    <w:rsid w:val="000A5DEF"/>
    <w:rsid w:val="000A6952"/>
    <w:rsid w:val="000A6A17"/>
    <w:rsid w:val="000A78A8"/>
    <w:rsid w:val="000A7ECB"/>
    <w:rsid w:val="000B0F71"/>
    <w:rsid w:val="000B1B45"/>
    <w:rsid w:val="000B1BF6"/>
    <w:rsid w:val="000B2177"/>
    <w:rsid w:val="000B252C"/>
    <w:rsid w:val="000B2B63"/>
    <w:rsid w:val="000B2EA0"/>
    <w:rsid w:val="000B3BD8"/>
    <w:rsid w:val="000B3D7F"/>
    <w:rsid w:val="000B4473"/>
    <w:rsid w:val="000B4813"/>
    <w:rsid w:val="000B4D98"/>
    <w:rsid w:val="000B4E2E"/>
    <w:rsid w:val="000B4ECE"/>
    <w:rsid w:val="000B5B9C"/>
    <w:rsid w:val="000B5C5C"/>
    <w:rsid w:val="000B62CC"/>
    <w:rsid w:val="000B7088"/>
    <w:rsid w:val="000B75E4"/>
    <w:rsid w:val="000C0633"/>
    <w:rsid w:val="000C2257"/>
    <w:rsid w:val="000C2B06"/>
    <w:rsid w:val="000C2B70"/>
    <w:rsid w:val="000C3068"/>
    <w:rsid w:val="000C3249"/>
    <w:rsid w:val="000C37A9"/>
    <w:rsid w:val="000C473E"/>
    <w:rsid w:val="000C4F92"/>
    <w:rsid w:val="000C5A63"/>
    <w:rsid w:val="000C5A70"/>
    <w:rsid w:val="000C63E5"/>
    <w:rsid w:val="000C6809"/>
    <w:rsid w:val="000C69D2"/>
    <w:rsid w:val="000C7222"/>
    <w:rsid w:val="000C7536"/>
    <w:rsid w:val="000C75D8"/>
    <w:rsid w:val="000D1521"/>
    <w:rsid w:val="000D21F4"/>
    <w:rsid w:val="000D30CC"/>
    <w:rsid w:val="000D3D49"/>
    <w:rsid w:val="000D3DA7"/>
    <w:rsid w:val="000D4A34"/>
    <w:rsid w:val="000D4C63"/>
    <w:rsid w:val="000D5121"/>
    <w:rsid w:val="000D5A7C"/>
    <w:rsid w:val="000D5AAA"/>
    <w:rsid w:val="000D6CAF"/>
    <w:rsid w:val="000D7296"/>
    <w:rsid w:val="000E04DD"/>
    <w:rsid w:val="000E0603"/>
    <w:rsid w:val="000E1B40"/>
    <w:rsid w:val="000E1CB7"/>
    <w:rsid w:val="000E30A4"/>
    <w:rsid w:val="000E363F"/>
    <w:rsid w:val="000E4059"/>
    <w:rsid w:val="000E51FF"/>
    <w:rsid w:val="000E6487"/>
    <w:rsid w:val="000E7251"/>
    <w:rsid w:val="000F0A96"/>
    <w:rsid w:val="000F0CEF"/>
    <w:rsid w:val="000F0ED2"/>
    <w:rsid w:val="000F385D"/>
    <w:rsid w:val="000F4363"/>
    <w:rsid w:val="000F43B1"/>
    <w:rsid w:val="000F4E43"/>
    <w:rsid w:val="000F4F93"/>
    <w:rsid w:val="000F643C"/>
    <w:rsid w:val="000F6800"/>
    <w:rsid w:val="000F6FD8"/>
    <w:rsid w:val="000F7220"/>
    <w:rsid w:val="000F7D03"/>
    <w:rsid w:val="00101ABC"/>
    <w:rsid w:val="00102009"/>
    <w:rsid w:val="00102273"/>
    <w:rsid w:val="00102AE9"/>
    <w:rsid w:val="001031E4"/>
    <w:rsid w:val="0010336C"/>
    <w:rsid w:val="00104708"/>
    <w:rsid w:val="00104E43"/>
    <w:rsid w:val="00105789"/>
    <w:rsid w:val="00106DDB"/>
    <w:rsid w:val="0010709A"/>
    <w:rsid w:val="001078BD"/>
    <w:rsid w:val="001107DC"/>
    <w:rsid w:val="00110F5F"/>
    <w:rsid w:val="00111E10"/>
    <w:rsid w:val="00111FE4"/>
    <w:rsid w:val="001142B1"/>
    <w:rsid w:val="00114FA6"/>
    <w:rsid w:val="001159A6"/>
    <w:rsid w:val="00117022"/>
    <w:rsid w:val="001170B5"/>
    <w:rsid w:val="00117867"/>
    <w:rsid w:val="001216F3"/>
    <w:rsid w:val="001217F5"/>
    <w:rsid w:val="00122007"/>
    <w:rsid w:val="0012208F"/>
    <w:rsid w:val="00122BB7"/>
    <w:rsid w:val="00122ECC"/>
    <w:rsid w:val="001234DA"/>
    <w:rsid w:val="00123D5F"/>
    <w:rsid w:val="00124190"/>
    <w:rsid w:val="00124A95"/>
    <w:rsid w:val="0012706F"/>
    <w:rsid w:val="0013104F"/>
    <w:rsid w:val="00132069"/>
    <w:rsid w:val="001333B6"/>
    <w:rsid w:val="0013496F"/>
    <w:rsid w:val="00134F8C"/>
    <w:rsid w:val="00136821"/>
    <w:rsid w:val="0013736B"/>
    <w:rsid w:val="001376C9"/>
    <w:rsid w:val="00141279"/>
    <w:rsid w:val="001424D2"/>
    <w:rsid w:val="001427F3"/>
    <w:rsid w:val="00142CAB"/>
    <w:rsid w:val="0014325F"/>
    <w:rsid w:val="00143ACF"/>
    <w:rsid w:val="00144799"/>
    <w:rsid w:val="00144A0E"/>
    <w:rsid w:val="00144BF5"/>
    <w:rsid w:val="00145160"/>
    <w:rsid w:val="00145E40"/>
    <w:rsid w:val="001466AB"/>
    <w:rsid w:val="00146A83"/>
    <w:rsid w:val="00146CE8"/>
    <w:rsid w:val="00147294"/>
    <w:rsid w:val="001475A3"/>
    <w:rsid w:val="00147F1A"/>
    <w:rsid w:val="00147FB0"/>
    <w:rsid w:val="00150DE2"/>
    <w:rsid w:val="001516B4"/>
    <w:rsid w:val="00151854"/>
    <w:rsid w:val="00151CFC"/>
    <w:rsid w:val="00151F17"/>
    <w:rsid w:val="00151F91"/>
    <w:rsid w:val="00152D2D"/>
    <w:rsid w:val="00154A7F"/>
    <w:rsid w:val="00154A8C"/>
    <w:rsid w:val="00155554"/>
    <w:rsid w:val="00156580"/>
    <w:rsid w:val="00157246"/>
    <w:rsid w:val="00157C06"/>
    <w:rsid w:val="00160F2B"/>
    <w:rsid w:val="001613A5"/>
    <w:rsid w:val="00161CCB"/>
    <w:rsid w:val="00162085"/>
    <w:rsid w:val="00162106"/>
    <w:rsid w:val="001639DA"/>
    <w:rsid w:val="00163F52"/>
    <w:rsid w:val="0016429E"/>
    <w:rsid w:val="00166081"/>
    <w:rsid w:val="001665C2"/>
    <w:rsid w:val="001672C8"/>
    <w:rsid w:val="00167FCB"/>
    <w:rsid w:val="00170711"/>
    <w:rsid w:val="00171DF9"/>
    <w:rsid w:val="00171E85"/>
    <w:rsid w:val="001736FF"/>
    <w:rsid w:val="001745AD"/>
    <w:rsid w:val="0017572B"/>
    <w:rsid w:val="0017611B"/>
    <w:rsid w:val="00177E74"/>
    <w:rsid w:val="0018051A"/>
    <w:rsid w:val="0018158F"/>
    <w:rsid w:val="001819BA"/>
    <w:rsid w:val="00182348"/>
    <w:rsid w:val="00182F98"/>
    <w:rsid w:val="001837EB"/>
    <w:rsid w:val="00184935"/>
    <w:rsid w:val="00184E31"/>
    <w:rsid w:val="00187B41"/>
    <w:rsid w:val="00192696"/>
    <w:rsid w:val="00193F34"/>
    <w:rsid w:val="0019404E"/>
    <w:rsid w:val="001943CF"/>
    <w:rsid w:val="00194828"/>
    <w:rsid w:val="00194FC8"/>
    <w:rsid w:val="00195123"/>
    <w:rsid w:val="00196086"/>
    <w:rsid w:val="00196AC4"/>
    <w:rsid w:val="00197AD3"/>
    <w:rsid w:val="00197DE7"/>
    <w:rsid w:val="00197EAE"/>
    <w:rsid w:val="001A1736"/>
    <w:rsid w:val="001A31FF"/>
    <w:rsid w:val="001A32C7"/>
    <w:rsid w:val="001A3BB8"/>
    <w:rsid w:val="001A4329"/>
    <w:rsid w:val="001A4737"/>
    <w:rsid w:val="001A4952"/>
    <w:rsid w:val="001A54FA"/>
    <w:rsid w:val="001A6DFA"/>
    <w:rsid w:val="001A710E"/>
    <w:rsid w:val="001A7574"/>
    <w:rsid w:val="001A7711"/>
    <w:rsid w:val="001B1781"/>
    <w:rsid w:val="001B1814"/>
    <w:rsid w:val="001B498C"/>
    <w:rsid w:val="001B4C8B"/>
    <w:rsid w:val="001B59E3"/>
    <w:rsid w:val="001B5B06"/>
    <w:rsid w:val="001B5D52"/>
    <w:rsid w:val="001B5D81"/>
    <w:rsid w:val="001B740E"/>
    <w:rsid w:val="001B7838"/>
    <w:rsid w:val="001C178D"/>
    <w:rsid w:val="001C2073"/>
    <w:rsid w:val="001C303C"/>
    <w:rsid w:val="001C3381"/>
    <w:rsid w:val="001C395D"/>
    <w:rsid w:val="001C709A"/>
    <w:rsid w:val="001C7151"/>
    <w:rsid w:val="001C748E"/>
    <w:rsid w:val="001C7E6A"/>
    <w:rsid w:val="001D28DF"/>
    <w:rsid w:val="001D37CE"/>
    <w:rsid w:val="001D468B"/>
    <w:rsid w:val="001D5070"/>
    <w:rsid w:val="001D5456"/>
    <w:rsid w:val="001D555A"/>
    <w:rsid w:val="001D61F7"/>
    <w:rsid w:val="001D629C"/>
    <w:rsid w:val="001D6384"/>
    <w:rsid w:val="001D6CBE"/>
    <w:rsid w:val="001D6EC6"/>
    <w:rsid w:val="001D759B"/>
    <w:rsid w:val="001D78ED"/>
    <w:rsid w:val="001E0195"/>
    <w:rsid w:val="001E1FDC"/>
    <w:rsid w:val="001E2724"/>
    <w:rsid w:val="001E3432"/>
    <w:rsid w:val="001E353D"/>
    <w:rsid w:val="001E4281"/>
    <w:rsid w:val="001E4735"/>
    <w:rsid w:val="001E4CBB"/>
    <w:rsid w:val="001E560C"/>
    <w:rsid w:val="001E7CB6"/>
    <w:rsid w:val="001E7EAA"/>
    <w:rsid w:val="001F000E"/>
    <w:rsid w:val="001F0876"/>
    <w:rsid w:val="001F11F0"/>
    <w:rsid w:val="001F12F2"/>
    <w:rsid w:val="001F14EF"/>
    <w:rsid w:val="001F174B"/>
    <w:rsid w:val="001F1CD2"/>
    <w:rsid w:val="001F1D3E"/>
    <w:rsid w:val="001F22E4"/>
    <w:rsid w:val="001F3A93"/>
    <w:rsid w:val="001F3CFE"/>
    <w:rsid w:val="001F3E53"/>
    <w:rsid w:val="001F49E7"/>
    <w:rsid w:val="001F5631"/>
    <w:rsid w:val="001F5704"/>
    <w:rsid w:val="001F69C6"/>
    <w:rsid w:val="001F6ACD"/>
    <w:rsid w:val="001F70F1"/>
    <w:rsid w:val="001F7A4B"/>
    <w:rsid w:val="002003C2"/>
    <w:rsid w:val="0020056E"/>
    <w:rsid w:val="00200847"/>
    <w:rsid w:val="002008C0"/>
    <w:rsid w:val="00200A1B"/>
    <w:rsid w:val="002015CA"/>
    <w:rsid w:val="00201904"/>
    <w:rsid w:val="00201D10"/>
    <w:rsid w:val="0020373F"/>
    <w:rsid w:val="002047E9"/>
    <w:rsid w:val="00204A5A"/>
    <w:rsid w:val="00204ED5"/>
    <w:rsid w:val="002068F7"/>
    <w:rsid w:val="00206D97"/>
    <w:rsid w:val="00206DE6"/>
    <w:rsid w:val="00207B34"/>
    <w:rsid w:val="002105AA"/>
    <w:rsid w:val="00210FF1"/>
    <w:rsid w:val="0021277F"/>
    <w:rsid w:val="002127D8"/>
    <w:rsid w:val="002134D7"/>
    <w:rsid w:val="002139EE"/>
    <w:rsid w:val="00214095"/>
    <w:rsid w:val="0021469C"/>
    <w:rsid w:val="002158D2"/>
    <w:rsid w:val="002168A8"/>
    <w:rsid w:val="00216DF0"/>
    <w:rsid w:val="00217817"/>
    <w:rsid w:val="002203DB"/>
    <w:rsid w:val="00220795"/>
    <w:rsid w:val="0022216E"/>
    <w:rsid w:val="00222793"/>
    <w:rsid w:val="00222FD4"/>
    <w:rsid w:val="00223B90"/>
    <w:rsid w:val="0022430B"/>
    <w:rsid w:val="00225103"/>
    <w:rsid w:val="0022538F"/>
    <w:rsid w:val="00225CBA"/>
    <w:rsid w:val="00226785"/>
    <w:rsid w:val="00227597"/>
    <w:rsid w:val="002275CA"/>
    <w:rsid w:val="00231AB9"/>
    <w:rsid w:val="00233865"/>
    <w:rsid w:val="00233DE5"/>
    <w:rsid w:val="002356A7"/>
    <w:rsid w:val="002371E0"/>
    <w:rsid w:val="0023753D"/>
    <w:rsid w:val="00237B93"/>
    <w:rsid w:val="0024120D"/>
    <w:rsid w:val="00241776"/>
    <w:rsid w:val="002419AD"/>
    <w:rsid w:val="00241AED"/>
    <w:rsid w:val="0024221E"/>
    <w:rsid w:val="00244782"/>
    <w:rsid w:val="002451F4"/>
    <w:rsid w:val="00245295"/>
    <w:rsid w:val="00246DC3"/>
    <w:rsid w:val="002474F2"/>
    <w:rsid w:val="00250260"/>
    <w:rsid w:val="00251BDE"/>
    <w:rsid w:val="00253078"/>
    <w:rsid w:val="0025348A"/>
    <w:rsid w:val="00253977"/>
    <w:rsid w:val="00254718"/>
    <w:rsid w:val="00254897"/>
    <w:rsid w:val="00255A9C"/>
    <w:rsid w:val="002562E7"/>
    <w:rsid w:val="002574C3"/>
    <w:rsid w:val="00257B35"/>
    <w:rsid w:val="00257DC2"/>
    <w:rsid w:val="00257E38"/>
    <w:rsid w:val="00260734"/>
    <w:rsid w:val="00261D0B"/>
    <w:rsid w:val="00261EED"/>
    <w:rsid w:val="0026393F"/>
    <w:rsid w:val="00263A41"/>
    <w:rsid w:val="00264A06"/>
    <w:rsid w:val="00265290"/>
    <w:rsid w:val="002659B2"/>
    <w:rsid w:val="0026697E"/>
    <w:rsid w:val="00266C63"/>
    <w:rsid w:val="00266ECE"/>
    <w:rsid w:val="00274384"/>
    <w:rsid w:val="00275452"/>
    <w:rsid w:val="00275954"/>
    <w:rsid w:val="002759B8"/>
    <w:rsid w:val="00275C2A"/>
    <w:rsid w:val="00275DC6"/>
    <w:rsid w:val="002772D2"/>
    <w:rsid w:val="00280209"/>
    <w:rsid w:val="002802E4"/>
    <w:rsid w:val="00280C97"/>
    <w:rsid w:val="0028130E"/>
    <w:rsid w:val="00281EFE"/>
    <w:rsid w:val="00282968"/>
    <w:rsid w:val="00284E67"/>
    <w:rsid w:val="00284FE4"/>
    <w:rsid w:val="00285826"/>
    <w:rsid w:val="00286F2A"/>
    <w:rsid w:val="00290115"/>
    <w:rsid w:val="0029038E"/>
    <w:rsid w:val="00290CEA"/>
    <w:rsid w:val="0029190F"/>
    <w:rsid w:val="0029242D"/>
    <w:rsid w:val="00292DDD"/>
    <w:rsid w:val="00294995"/>
    <w:rsid w:val="00295523"/>
    <w:rsid w:val="00295AB0"/>
    <w:rsid w:val="00296B05"/>
    <w:rsid w:val="00296F40"/>
    <w:rsid w:val="002971E9"/>
    <w:rsid w:val="002A0E58"/>
    <w:rsid w:val="002A265E"/>
    <w:rsid w:val="002A3112"/>
    <w:rsid w:val="002A35F8"/>
    <w:rsid w:val="002A4167"/>
    <w:rsid w:val="002A4736"/>
    <w:rsid w:val="002A53EC"/>
    <w:rsid w:val="002A5FAC"/>
    <w:rsid w:val="002A6379"/>
    <w:rsid w:val="002A740F"/>
    <w:rsid w:val="002A77D1"/>
    <w:rsid w:val="002A7C8F"/>
    <w:rsid w:val="002A7FDC"/>
    <w:rsid w:val="002B0DCD"/>
    <w:rsid w:val="002B0F2C"/>
    <w:rsid w:val="002B1148"/>
    <w:rsid w:val="002B1345"/>
    <w:rsid w:val="002B1822"/>
    <w:rsid w:val="002B1CEE"/>
    <w:rsid w:val="002B3ADE"/>
    <w:rsid w:val="002B3B3D"/>
    <w:rsid w:val="002B435D"/>
    <w:rsid w:val="002B5313"/>
    <w:rsid w:val="002B6046"/>
    <w:rsid w:val="002B636C"/>
    <w:rsid w:val="002B67B8"/>
    <w:rsid w:val="002C0375"/>
    <w:rsid w:val="002C0A21"/>
    <w:rsid w:val="002C1C9F"/>
    <w:rsid w:val="002C2C2C"/>
    <w:rsid w:val="002C31AD"/>
    <w:rsid w:val="002C367F"/>
    <w:rsid w:val="002C38C8"/>
    <w:rsid w:val="002C4B17"/>
    <w:rsid w:val="002C4C20"/>
    <w:rsid w:val="002C54C4"/>
    <w:rsid w:val="002C5A25"/>
    <w:rsid w:val="002C64C5"/>
    <w:rsid w:val="002C6658"/>
    <w:rsid w:val="002C6AAB"/>
    <w:rsid w:val="002C6B6E"/>
    <w:rsid w:val="002C71D0"/>
    <w:rsid w:val="002C7549"/>
    <w:rsid w:val="002D0408"/>
    <w:rsid w:val="002D0F26"/>
    <w:rsid w:val="002D23BD"/>
    <w:rsid w:val="002D5746"/>
    <w:rsid w:val="002D6DB0"/>
    <w:rsid w:val="002D7253"/>
    <w:rsid w:val="002D7E41"/>
    <w:rsid w:val="002E0291"/>
    <w:rsid w:val="002E1BD9"/>
    <w:rsid w:val="002E1F85"/>
    <w:rsid w:val="002E20A5"/>
    <w:rsid w:val="002E2736"/>
    <w:rsid w:val="002E29DA"/>
    <w:rsid w:val="002E2A58"/>
    <w:rsid w:val="002E31DC"/>
    <w:rsid w:val="002E3423"/>
    <w:rsid w:val="002E3A8E"/>
    <w:rsid w:val="002E4DFF"/>
    <w:rsid w:val="002E6166"/>
    <w:rsid w:val="002E64B1"/>
    <w:rsid w:val="002E6887"/>
    <w:rsid w:val="002E6BA9"/>
    <w:rsid w:val="002F008A"/>
    <w:rsid w:val="002F183F"/>
    <w:rsid w:val="002F1928"/>
    <w:rsid w:val="002F2046"/>
    <w:rsid w:val="002F22F9"/>
    <w:rsid w:val="002F441B"/>
    <w:rsid w:val="002F4B63"/>
    <w:rsid w:val="002F5366"/>
    <w:rsid w:val="0030058E"/>
    <w:rsid w:val="003024B9"/>
    <w:rsid w:val="00303936"/>
    <w:rsid w:val="00304145"/>
    <w:rsid w:val="00304CE0"/>
    <w:rsid w:val="00304FB1"/>
    <w:rsid w:val="00305B21"/>
    <w:rsid w:val="00306853"/>
    <w:rsid w:val="00307E9B"/>
    <w:rsid w:val="003101F3"/>
    <w:rsid w:val="003112C5"/>
    <w:rsid w:val="00311475"/>
    <w:rsid w:val="00311AA8"/>
    <w:rsid w:val="00311C78"/>
    <w:rsid w:val="003128B2"/>
    <w:rsid w:val="00312BEC"/>
    <w:rsid w:val="0031307A"/>
    <w:rsid w:val="00313A4A"/>
    <w:rsid w:val="00316468"/>
    <w:rsid w:val="003165C7"/>
    <w:rsid w:val="00316BD5"/>
    <w:rsid w:val="00316E22"/>
    <w:rsid w:val="00317835"/>
    <w:rsid w:val="003179C6"/>
    <w:rsid w:val="00317BC0"/>
    <w:rsid w:val="00320126"/>
    <w:rsid w:val="003202AD"/>
    <w:rsid w:val="00320A7D"/>
    <w:rsid w:val="00321884"/>
    <w:rsid w:val="00321B85"/>
    <w:rsid w:val="00322293"/>
    <w:rsid w:val="00322BA9"/>
    <w:rsid w:val="00322C9E"/>
    <w:rsid w:val="00324875"/>
    <w:rsid w:val="003253BD"/>
    <w:rsid w:val="00325864"/>
    <w:rsid w:val="003258F9"/>
    <w:rsid w:val="00325D59"/>
    <w:rsid w:val="003269B5"/>
    <w:rsid w:val="003277AB"/>
    <w:rsid w:val="00327F35"/>
    <w:rsid w:val="00330603"/>
    <w:rsid w:val="00330C2D"/>
    <w:rsid w:val="00331F0D"/>
    <w:rsid w:val="00331F26"/>
    <w:rsid w:val="00332AD9"/>
    <w:rsid w:val="0033303B"/>
    <w:rsid w:val="00333AC9"/>
    <w:rsid w:val="0033428D"/>
    <w:rsid w:val="003367F3"/>
    <w:rsid w:val="00340073"/>
    <w:rsid w:val="0034126C"/>
    <w:rsid w:val="003420E3"/>
    <w:rsid w:val="003427D5"/>
    <w:rsid w:val="00343583"/>
    <w:rsid w:val="00344349"/>
    <w:rsid w:val="00345213"/>
    <w:rsid w:val="00345239"/>
    <w:rsid w:val="00345D13"/>
    <w:rsid w:val="00345F5D"/>
    <w:rsid w:val="00346107"/>
    <w:rsid w:val="003466A5"/>
    <w:rsid w:val="00346B4F"/>
    <w:rsid w:val="00347068"/>
    <w:rsid w:val="0035048D"/>
    <w:rsid w:val="003505BA"/>
    <w:rsid w:val="00351078"/>
    <w:rsid w:val="00351AD8"/>
    <w:rsid w:val="00351EE5"/>
    <w:rsid w:val="003529B9"/>
    <w:rsid w:val="00352C36"/>
    <w:rsid w:val="00352D0E"/>
    <w:rsid w:val="00352ED8"/>
    <w:rsid w:val="00353A30"/>
    <w:rsid w:val="00353EF9"/>
    <w:rsid w:val="00354FAF"/>
    <w:rsid w:val="00355BFC"/>
    <w:rsid w:val="00360F7A"/>
    <w:rsid w:val="003615EF"/>
    <w:rsid w:val="00361C86"/>
    <w:rsid w:val="00361F5C"/>
    <w:rsid w:val="00363064"/>
    <w:rsid w:val="003639EA"/>
    <w:rsid w:val="003656C8"/>
    <w:rsid w:val="00365FD5"/>
    <w:rsid w:val="003661F4"/>
    <w:rsid w:val="00366D31"/>
    <w:rsid w:val="00367543"/>
    <w:rsid w:val="003676B7"/>
    <w:rsid w:val="00367F45"/>
    <w:rsid w:val="0037004B"/>
    <w:rsid w:val="00370218"/>
    <w:rsid w:val="00370618"/>
    <w:rsid w:val="00370BB7"/>
    <w:rsid w:val="00370C37"/>
    <w:rsid w:val="003722F2"/>
    <w:rsid w:val="00373432"/>
    <w:rsid w:val="00373C92"/>
    <w:rsid w:val="00373D17"/>
    <w:rsid w:val="003743C8"/>
    <w:rsid w:val="00374718"/>
    <w:rsid w:val="00374F48"/>
    <w:rsid w:val="0037565B"/>
    <w:rsid w:val="003757E4"/>
    <w:rsid w:val="00375BCB"/>
    <w:rsid w:val="003768F5"/>
    <w:rsid w:val="0037778B"/>
    <w:rsid w:val="00380BBE"/>
    <w:rsid w:val="00381313"/>
    <w:rsid w:val="003814D3"/>
    <w:rsid w:val="003815E1"/>
    <w:rsid w:val="00381843"/>
    <w:rsid w:val="00382B0D"/>
    <w:rsid w:val="003830FB"/>
    <w:rsid w:val="00384861"/>
    <w:rsid w:val="00385226"/>
    <w:rsid w:val="003857DD"/>
    <w:rsid w:val="00385B80"/>
    <w:rsid w:val="003867B1"/>
    <w:rsid w:val="003871CE"/>
    <w:rsid w:val="0038727B"/>
    <w:rsid w:val="00387A80"/>
    <w:rsid w:val="00390369"/>
    <w:rsid w:val="003904E7"/>
    <w:rsid w:val="00390AF9"/>
    <w:rsid w:val="00390D25"/>
    <w:rsid w:val="0039125F"/>
    <w:rsid w:val="003915BE"/>
    <w:rsid w:val="00391FF1"/>
    <w:rsid w:val="00392202"/>
    <w:rsid w:val="0039271A"/>
    <w:rsid w:val="00392DE3"/>
    <w:rsid w:val="0039402E"/>
    <w:rsid w:val="003946A1"/>
    <w:rsid w:val="00394792"/>
    <w:rsid w:val="00395118"/>
    <w:rsid w:val="00395153"/>
    <w:rsid w:val="00395A84"/>
    <w:rsid w:val="0039643D"/>
    <w:rsid w:val="003979C7"/>
    <w:rsid w:val="00397AB3"/>
    <w:rsid w:val="00397BEB"/>
    <w:rsid w:val="00397D5B"/>
    <w:rsid w:val="003A0426"/>
    <w:rsid w:val="003A1AE3"/>
    <w:rsid w:val="003A28DA"/>
    <w:rsid w:val="003A2C47"/>
    <w:rsid w:val="003A37E4"/>
    <w:rsid w:val="003A3C28"/>
    <w:rsid w:val="003A3D65"/>
    <w:rsid w:val="003A4C7C"/>
    <w:rsid w:val="003A4CDF"/>
    <w:rsid w:val="003A58E5"/>
    <w:rsid w:val="003A7786"/>
    <w:rsid w:val="003B2ED4"/>
    <w:rsid w:val="003B3F0D"/>
    <w:rsid w:val="003B6331"/>
    <w:rsid w:val="003B6F3A"/>
    <w:rsid w:val="003B7547"/>
    <w:rsid w:val="003B7582"/>
    <w:rsid w:val="003B7FFA"/>
    <w:rsid w:val="003C0C29"/>
    <w:rsid w:val="003C1812"/>
    <w:rsid w:val="003C2549"/>
    <w:rsid w:val="003C2AE7"/>
    <w:rsid w:val="003C3E81"/>
    <w:rsid w:val="003C49DA"/>
    <w:rsid w:val="003D038E"/>
    <w:rsid w:val="003D1A2A"/>
    <w:rsid w:val="003D1DE1"/>
    <w:rsid w:val="003D1F3E"/>
    <w:rsid w:val="003D2C98"/>
    <w:rsid w:val="003D4665"/>
    <w:rsid w:val="003D6141"/>
    <w:rsid w:val="003D6692"/>
    <w:rsid w:val="003D6D8B"/>
    <w:rsid w:val="003D7888"/>
    <w:rsid w:val="003E09E1"/>
    <w:rsid w:val="003E2725"/>
    <w:rsid w:val="003E2FE4"/>
    <w:rsid w:val="003E333B"/>
    <w:rsid w:val="003E3814"/>
    <w:rsid w:val="003E4D1B"/>
    <w:rsid w:val="003E53BE"/>
    <w:rsid w:val="003E5675"/>
    <w:rsid w:val="003E5949"/>
    <w:rsid w:val="003E6E32"/>
    <w:rsid w:val="003E70E1"/>
    <w:rsid w:val="003E7CD8"/>
    <w:rsid w:val="003F0B08"/>
    <w:rsid w:val="003F0D70"/>
    <w:rsid w:val="003F1BF8"/>
    <w:rsid w:val="003F1C89"/>
    <w:rsid w:val="003F2424"/>
    <w:rsid w:val="003F485A"/>
    <w:rsid w:val="003F49C5"/>
    <w:rsid w:val="003F6A62"/>
    <w:rsid w:val="003F7171"/>
    <w:rsid w:val="003F7A89"/>
    <w:rsid w:val="00400DEC"/>
    <w:rsid w:val="00401B41"/>
    <w:rsid w:val="00402B11"/>
    <w:rsid w:val="0040428C"/>
    <w:rsid w:val="0040515F"/>
    <w:rsid w:val="00406BA4"/>
    <w:rsid w:val="00407BEA"/>
    <w:rsid w:val="00407CC6"/>
    <w:rsid w:val="004104B9"/>
    <w:rsid w:val="00411B9E"/>
    <w:rsid w:val="004121D2"/>
    <w:rsid w:val="00412947"/>
    <w:rsid w:val="00414D40"/>
    <w:rsid w:val="004154E3"/>
    <w:rsid w:val="004157AF"/>
    <w:rsid w:val="00415CBA"/>
    <w:rsid w:val="004173B1"/>
    <w:rsid w:val="0042071D"/>
    <w:rsid w:val="004208B6"/>
    <w:rsid w:val="00420D9B"/>
    <w:rsid w:val="00421F00"/>
    <w:rsid w:val="00422AD8"/>
    <w:rsid w:val="00422E0A"/>
    <w:rsid w:val="00423179"/>
    <w:rsid w:val="004232C0"/>
    <w:rsid w:val="00423326"/>
    <w:rsid w:val="0042376C"/>
    <w:rsid w:val="00424B5D"/>
    <w:rsid w:val="00424EA1"/>
    <w:rsid w:val="0042598C"/>
    <w:rsid w:val="00425C5C"/>
    <w:rsid w:val="004264FA"/>
    <w:rsid w:val="00426985"/>
    <w:rsid w:val="004306CF"/>
    <w:rsid w:val="00430D09"/>
    <w:rsid w:val="00430F74"/>
    <w:rsid w:val="004321F5"/>
    <w:rsid w:val="004329C2"/>
    <w:rsid w:val="00432C79"/>
    <w:rsid w:val="00433E07"/>
    <w:rsid w:val="004343CF"/>
    <w:rsid w:val="00434B6E"/>
    <w:rsid w:val="00435320"/>
    <w:rsid w:val="004357A8"/>
    <w:rsid w:val="004373CB"/>
    <w:rsid w:val="004419FE"/>
    <w:rsid w:val="00443F1A"/>
    <w:rsid w:val="00444D4A"/>
    <w:rsid w:val="00444D8E"/>
    <w:rsid w:val="00445652"/>
    <w:rsid w:val="00446C0B"/>
    <w:rsid w:val="00447153"/>
    <w:rsid w:val="0044723C"/>
    <w:rsid w:val="00447B61"/>
    <w:rsid w:val="0045000D"/>
    <w:rsid w:val="00450537"/>
    <w:rsid w:val="004510E3"/>
    <w:rsid w:val="004517FC"/>
    <w:rsid w:val="0045269A"/>
    <w:rsid w:val="00454529"/>
    <w:rsid w:val="0045678A"/>
    <w:rsid w:val="00460D60"/>
    <w:rsid w:val="004616BB"/>
    <w:rsid w:val="004619DA"/>
    <w:rsid w:val="00462520"/>
    <w:rsid w:val="00462CAA"/>
    <w:rsid w:val="004647E9"/>
    <w:rsid w:val="004653F4"/>
    <w:rsid w:val="0046596E"/>
    <w:rsid w:val="00465FE6"/>
    <w:rsid w:val="00467AEA"/>
    <w:rsid w:val="00467C14"/>
    <w:rsid w:val="00467F95"/>
    <w:rsid w:val="0047069F"/>
    <w:rsid w:val="00470FAA"/>
    <w:rsid w:val="00470FFE"/>
    <w:rsid w:val="00471570"/>
    <w:rsid w:val="004723EA"/>
    <w:rsid w:val="004728EC"/>
    <w:rsid w:val="00472969"/>
    <w:rsid w:val="00473184"/>
    <w:rsid w:val="00474529"/>
    <w:rsid w:val="0047504B"/>
    <w:rsid w:val="0047663B"/>
    <w:rsid w:val="00476CA7"/>
    <w:rsid w:val="00476CCB"/>
    <w:rsid w:val="00477BE5"/>
    <w:rsid w:val="0048061E"/>
    <w:rsid w:val="00480BF9"/>
    <w:rsid w:val="00481240"/>
    <w:rsid w:val="00481DE3"/>
    <w:rsid w:val="004825EB"/>
    <w:rsid w:val="0048276A"/>
    <w:rsid w:val="00482B8B"/>
    <w:rsid w:val="00482C45"/>
    <w:rsid w:val="00483A2F"/>
    <w:rsid w:val="00483BDF"/>
    <w:rsid w:val="00484429"/>
    <w:rsid w:val="00484471"/>
    <w:rsid w:val="004845E0"/>
    <w:rsid w:val="004854FB"/>
    <w:rsid w:val="00486FF7"/>
    <w:rsid w:val="0048707D"/>
    <w:rsid w:val="00487493"/>
    <w:rsid w:val="00490F6A"/>
    <w:rsid w:val="00491A98"/>
    <w:rsid w:val="00491EBA"/>
    <w:rsid w:val="004924C3"/>
    <w:rsid w:val="00494FE8"/>
    <w:rsid w:val="004957CA"/>
    <w:rsid w:val="0049599B"/>
    <w:rsid w:val="00496AD3"/>
    <w:rsid w:val="0049752C"/>
    <w:rsid w:val="00497F0B"/>
    <w:rsid w:val="004A05C9"/>
    <w:rsid w:val="004A15AC"/>
    <w:rsid w:val="004A29CD"/>
    <w:rsid w:val="004A2A51"/>
    <w:rsid w:val="004A2E46"/>
    <w:rsid w:val="004A39A4"/>
    <w:rsid w:val="004A39CC"/>
    <w:rsid w:val="004A4A43"/>
    <w:rsid w:val="004A534E"/>
    <w:rsid w:val="004A67CD"/>
    <w:rsid w:val="004A6D3E"/>
    <w:rsid w:val="004A6DB2"/>
    <w:rsid w:val="004A761F"/>
    <w:rsid w:val="004A765A"/>
    <w:rsid w:val="004A773C"/>
    <w:rsid w:val="004A7EBB"/>
    <w:rsid w:val="004B0C4A"/>
    <w:rsid w:val="004B0E2D"/>
    <w:rsid w:val="004B0F05"/>
    <w:rsid w:val="004B168C"/>
    <w:rsid w:val="004B2724"/>
    <w:rsid w:val="004B3521"/>
    <w:rsid w:val="004B377E"/>
    <w:rsid w:val="004B3BFB"/>
    <w:rsid w:val="004B3C2A"/>
    <w:rsid w:val="004B4B7C"/>
    <w:rsid w:val="004B4E76"/>
    <w:rsid w:val="004B5E6B"/>
    <w:rsid w:val="004B71B8"/>
    <w:rsid w:val="004B7A1D"/>
    <w:rsid w:val="004B7BAB"/>
    <w:rsid w:val="004C0F54"/>
    <w:rsid w:val="004C1771"/>
    <w:rsid w:val="004C2DD8"/>
    <w:rsid w:val="004C4018"/>
    <w:rsid w:val="004C4226"/>
    <w:rsid w:val="004C42B8"/>
    <w:rsid w:val="004C449F"/>
    <w:rsid w:val="004C47B2"/>
    <w:rsid w:val="004C4F06"/>
    <w:rsid w:val="004C5A6E"/>
    <w:rsid w:val="004C5A82"/>
    <w:rsid w:val="004C5B5D"/>
    <w:rsid w:val="004C7664"/>
    <w:rsid w:val="004D0631"/>
    <w:rsid w:val="004D084E"/>
    <w:rsid w:val="004D1654"/>
    <w:rsid w:val="004D1BE2"/>
    <w:rsid w:val="004D221E"/>
    <w:rsid w:val="004D27C7"/>
    <w:rsid w:val="004D2E5B"/>
    <w:rsid w:val="004D333D"/>
    <w:rsid w:val="004D49E6"/>
    <w:rsid w:val="004D4AD8"/>
    <w:rsid w:val="004D53B8"/>
    <w:rsid w:val="004D5B59"/>
    <w:rsid w:val="004D6020"/>
    <w:rsid w:val="004D6F8A"/>
    <w:rsid w:val="004D7324"/>
    <w:rsid w:val="004D7F5E"/>
    <w:rsid w:val="004E140C"/>
    <w:rsid w:val="004E18AE"/>
    <w:rsid w:val="004E1C1F"/>
    <w:rsid w:val="004E215A"/>
    <w:rsid w:val="004E2363"/>
    <w:rsid w:val="004E2574"/>
    <w:rsid w:val="004E29A9"/>
    <w:rsid w:val="004E2AED"/>
    <w:rsid w:val="004E3291"/>
    <w:rsid w:val="004E5B5E"/>
    <w:rsid w:val="004E6208"/>
    <w:rsid w:val="004E653C"/>
    <w:rsid w:val="004E6A53"/>
    <w:rsid w:val="004E701E"/>
    <w:rsid w:val="004E7107"/>
    <w:rsid w:val="004E713E"/>
    <w:rsid w:val="004E7920"/>
    <w:rsid w:val="004F0DA8"/>
    <w:rsid w:val="004F1245"/>
    <w:rsid w:val="004F3183"/>
    <w:rsid w:val="004F3641"/>
    <w:rsid w:val="004F3E60"/>
    <w:rsid w:val="004F4133"/>
    <w:rsid w:val="004F4B89"/>
    <w:rsid w:val="004F530E"/>
    <w:rsid w:val="004F5491"/>
    <w:rsid w:val="004F5E89"/>
    <w:rsid w:val="004F77AE"/>
    <w:rsid w:val="004F7950"/>
    <w:rsid w:val="00500181"/>
    <w:rsid w:val="00500AA7"/>
    <w:rsid w:val="0050130C"/>
    <w:rsid w:val="00501FC8"/>
    <w:rsid w:val="005030CD"/>
    <w:rsid w:val="005040E0"/>
    <w:rsid w:val="00504EAE"/>
    <w:rsid w:val="00505E1A"/>
    <w:rsid w:val="00506478"/>
    <w:rsid w:val="005067A0"/>
    <w:rsid w:val="00510D31"/>
    <w:rsid w:val="00510FEE"/>
    <w:rsid w:val="005118BB"/>
    <w:rsid w:val="00511931"/>
    <w:rsid w:val="00511CC7"/>
    <w:rsid w:val="00512132"/>
    <w:rsid w:val="00512571"/>
    <w:rsid w:val="0051306E"/>
    <w:rsid w:val="00514485"/>
    <w:rsid w:val="005147EB"/>
    <w:rsid w:val="00514E67"/>
    <w:rsid w:val="005155CF"/>
    <w:rsid w:val="005155DC"/>
    <w:rsid w:val="0051608F"/>
    <w:rsid w:val="00516C6F"/>
    <w:rsid w:val="00520CF1"/>
    <w:rsid w:val="00520D1C"/>
    <w:rsid w:val="00522377"/>
    <w:rsid w:val="00523893"/>
    <w:rsid w:val="00523B48"/>
    <w:rsid w:val="00526212"/>
    <w:rsid w:val="00527172"/>
    <w:rsid w:val="00527173"/>
    <w:rsid w:val="005318A8"/>
    <w:rsid w:val="005336F4"/>
    <w:rsid w:val="00534741"/>
    <w:rsid w:val="0053605B"/>
    <w:rsid w:val="00537355"/>
    <w:rsid w:val="0054094B"/>
    <w:rsid w:val="00542CD8"/>
    <w:rsid w:val="00544783"/>
    <w:rsid w:val="00544C9E"/>
    <w:rsid w:val="00544D3A"/>
    <w:rsid w:val="00544D96"/>
    <w:rsid w:val="00546F12"/>
    <w:rsid w:val="005504CD"/>
    <w:rsid w:val="00550921"/>
    <w:rsid w:val="00550A5E"/>
    <w:rsid w:val="00553F02"/>
    <w:rsid w:val="005542F7"/>
    <w:rsid w:val="00554BC3"/>
    <w:rsid w:val="00555EC1"/>
    <w:rsid w:val="00557E3E"/>
    <w:rsid w:val="0056026E"/>
    <w:rsid w:val="00560525"/>
    <w:rsid w:val="0056076C"/>
    <w:rsid w:val="00561229"/>
    <w:rsid w:val="00562935"/>
    <w:rsid w:val="00562B56"/>
    <w:rsid w:val="00562DD5"/>
    <w:rsid w:val="00563C84"/>
    <w:rsid w:val="00563E3F"/>
    <w:rsid w:val="00564FF6"/>
    <w:rsid w:val="00566D37"/>
    <w:rsid w:val="00567646"/>
    <w:rsid w:val="005677C2"/>
    <w:rsid w:val="00567B10"/>
    <w:rsid w:val="00567F43"/>
    <w:rsid w:val="00570411"/>
    <w:rsid w:val="00570D0E"/>
    <w:rsid w:val="00571281"/>
    <w:rsid w:val="00571A29"/>
    <w:rsid w:val="0057232C"/>
    <w:rsid w:val="00573817"/>
    <w:rsid w:val="00573931"/>
    <w:rsid w:val="00575DEE"/>
    <w:rsid w:val="005762DC"/>
    <w:rsid w:val="00576BC4"/>
    <w:rsid w:val="0057731D"/>
    <w:rsid w:val="00580602"/>
    <w:rsid w:val="00581AC1"/>
    <w:rsid w:val="00581BFF"/>
    <w:rsid w:val="005826AC"/>
    <w:rsid w:val="00583218"/>
    <w:rsid w:val="00586C2D"/>
    <w:rsid w:val="00586DB0"/>
    <w:rsid w:val="00590931"/>
    <w:rsid w:val="00591833"/>
    <w:rsid w:val="00592335"/>
    <w:rsid w:val="00592AE0"/>
    <w:rsid w:val="00592D93"/>
    <w:rsid w:val="0059309D"/>
    <w:rsid w:val="0059335F"/>
    <w:rsid w:val="00594DCD"/>
    <w:rsid w:val="00594F14"/>
    <w:rsid w:val="00595234"/>
    <w:rsid w:val="0059552C"/>
    <w:rsid w:val="0059579B"/>
    <w:rsid w:val="005970AB"/>
    <w:rsid w:val="00597B14"/>
    <w:rsid w:val="00597B8D"/>
    <w:rsid w:val="005A0164"/>
    <w:rsid w:val="005A063E"/>
    <w:rsid w:val="005A0938"/>
    <w:rsid w:val="005A1C0D"/>
    <w:rsid w:val="005A1D7B"/>
    <w:rsid w:val="005A345D"/>
    <w:rsid w:val="005A4201"/>
    <w:rsid w:val="005A496E"/>
    <w:rsid w:val="005A4A64"/>
    <w:rsid w:val="005A54FB"/>
    <w:rsid w:val="005A5A84"/>
    <w:rsid w:val="005A69E4"/>
    <w:rsid w:val="005A6C7C"/>
    <w:rsid w:val="005A7704"/>
    <w:rsid w:val="005A78AF"/>
    <w:rsid w:val="005A7F3F"/>
    <w:rsid w:val="005B00B5"/>
    <w:rsid w:val="005B1FA8"/>
    <w:rsid w:val="005B20DF"/>
    <w:rsid w:val="005B234B"/>
    <w:rsid w:val="005B4097"/>
    <w:rsid w:val="005B4164"/>
    <w:rsid w:val="005B46AC"/>
    <w:rsid w:val="005B6277"/>
    <w:rsid w:val="005B6804"/>
    <w:rsid w:val="005B6E12"/>
    <w:rsid w:val="005B7003"/>
    <w:rsid w:val="005B7A7D"/>
    <w:rsid w:val="005B7E59"/>
    <w:rsid w:val="005C130E"/>
    <w:rsid w:val="005C13C8"/>
    <w:rsid w:val="005C1DEF"/>
    <w:rsid w:val="005C3E4B"/>
    <w:rsid w:val="005C4022"/>
    <w:rsid w:val="005C4E17"/>
    <w:rsid w:val="005C4E64"/>
    <w:rsid w:val="005C5310"/>
    <w:rsid w:val="005C5A5B"/>
    <w:rsid w:val="005C5D50"/>
    <w:rsid w:val="005C6478"/>
    <w:rsid w:val="005C6C12"/>
    <w:rsid w:val="005C70EE"/>
    <w:rsid w:val="005C7668"/>
    <w:rsid w:val="005C7B05"/>
    <w:rsid w:val="005D06AE"/>
    <w:rsid w:val="005D09E5"/>
    <w:rsid w:val="005D0DC6"/>
    <w:rsid w:val="005D2101"/>
    <w:rsid w:val="005D2C13"/>
    <w:rsid w:val="005D2D71"/>
    <w:rsid w:val="005D4B49"/>
    <w:rsid w:val="005D4E5A"/>
    <w:rsid w:val="005D5183"/>
    <w:rsid w:val="005D5823"/>
    <w:rsid w:val="005D5AFB"/>
    <w:rsid w:val="005D6D8E"/>
    <w:rsid w:val="005D6EC1"/>
    <w:rsid w:val="005D6EC8"/>
    <w:rsid w:val="005D7029"/>
    <w:rsid w:val="005E0E6F"/>
    <w:rsid w:val="005E163D"/>
    <w:rsid w:val="005E19B2"/>
    <w:rsid w:val="005E1BE2"/>
    <w:rsid w:val="005E257E"/>
    <w:rsid w:val="005E2D72"/>
    <w:rsid w:val="005E34B0"/>
    <w:rsid w:val="005E52EE"/>
    <w:rsid w:val="005E598C"/>
    <w:rsid w:val="005E6CF3"/>
    <w:rsid w:val="005F001B"/>
    <w:rsid w:val="005F0B2C"/>
    <w:rsid w:val="005F1112"/>
    <w:rsid w:val="005F1BB5"/>
    <w:rsid w:val="005F3329"/>
    <w:rsid w:val="005F3C7F"/>
    <w:rsid w:val="005F4A1F"/>
    <w:rsid w:val="005F4BD2"/>
    <w:rsid w:val="005F4D55"/>
    <w:rsid w:val="005F6058"/>
    <w:rsid w:val="005F627D"/>
    <w:rsid w:val="005F639C"/>
    <w:rsid w:val="005F6B1F"/>
    <w:rsid w:val="005F6C3B"/>
    <w:rsid w:val="005F6EF1"/>
    <w:rsid w:val="005F72CF"/>
    <w:rsid w:val="005F7CF1"/>
    <w:rsid w:val="006000B4"/>
    <w:rsid w:val="006004BA"/>
    <w:rsid w:val="006015B8"/>
    <w:rsid w:val="006018C7"/>
    <w:rsid w:val="00602B73"/>
    <w:rsid w:val="006032BD"/>
    <w:rsid w:val="006032CD"/>
    <w:rsid w:val="006035CF"/>
    <w:rsid w:val="00603786"/>
    <w:rsid w:val="00603A54"/>
    <w:rsid w:val="00604D0E"/>
    <w:rsid w:val="0060571C"/>
    <w:rsid w:val="006067BC"/>
    <w:rsid w:val="00606E67"/>
    <w:rsid w:val="006076BA"/>
    <w:rsid w:val="00607700"/>
    <w:rsid w:val="006100DE"/>
    <w:rsid w:val="00611AD9"/>
    <w:rsid w:val="0061239D"/>
    <w:rsid w:val="00612763"/>
    <w:rsid w:val="00612993"/>
    <w:rsid w:val="00612DD7"/>
    <w:rsid w:val="0061373B"/>
    <w:rsid w:val="006139DD"/>
    <w:rsid w:val="00613FF6"/>
    <w:rsid w:val="006145BD"/>
    <w:rsid w:val="006149B1"/>
    <w:rsid w:val="00614C4B"/>
    <w:rsid w:val="006160D5"/>
    <w:rsid w:val="006172F8"/>
    <w:rsid w:val="006178BF"/>
    <w:rsid w:val="00617B67"/>
    <w:rsid w:val="0062038D"/>
    <w:rsid w:val="0062064F"/>
    <w:rsid w:val="00620ACA"/>
    <w:rsid w:val="00620E27"/>
    <w:rsid w:val="00621094"/>
    <w:rsid w:val="0062264E"/>
    <w:rsid w:val="00622A70"/>
    <w:rsid w:val="00622D54"/>
    <w:rsid w:val="006253CE"/>
    <w:rsid w:val="006274E0"/>
    <w:rsid w:val="00627500"/>
    <w:rsid w:val="006326FF"/>
    <w:rsid w:val="00632B05"/>
    <w:rsid w:val="00632E8F"/>
    <w:rsid w:val="006334DE"/>
    <w:rsid w:val="006349F1"/>
    <w:rsid w:val="00634C10"/>
    <w:rsid w:val="00635835"/>
    <w:rsid w:val="00635A01"/>
    <w:rsid w:val="00635D72"/>
    <w:rsid w:val="0063710B"/>
    <w:rsid w:val="0064072B"/>
    <w:rsid w:val="00641923"/>
    <w:rsid w:val="00644526"/>
    <w:rsid w:val="00645571"/>
    <w:rsid w:val="00645A8D"/>
    <w:rsid w:val="00647EE2"/>
    <w:rsid w:val="00650897"/>
    <w:rsid w:val="00651079"/>
    <w:rsid w:val="006521CA"/>
    <w:rsid w:val="006522A1"/>
    <w:rsid w:val="00652CC1"/>
    <w:rsid w:val="00653F61"/>
    <w:rsid w:val="0065492A"/>
    <w:rsid w:val="00657133"/>
    <w:rsid w:val="00657790"/>
    <w:rsid w:val="0066036F"/>
    <w:rsid w:val="00661B45"/>
    <w:rsid w:val="00661DB6"/>
    <w:rsid w:val="00661EAD"/>
    <w:rsid w:val="0066342D"/>
    <w:rsid w:val="00663B58"/>
    <w:rsid w:val="00666130"/>
    <w:rsid w:val="006664B8"/>
    <w:rsid w:val="00667673"/>
    <w:rsid w:val="00667A72"/>
    <w:rsid w:val="006711BF"/>
    <w:rsid w:val="00671EB7"/>
    <w:rsid w:val="00672026"/>
    <w:rsid w:val="00672BCB"/>
    <w:rsid w:val="00672FBF"/>
    <w:rsid w:val="006736F6"/>
    <w:rsid w:val="00674B29"/>
    <w:rsid w:val="00674C36"/>
    <w:rsid w:val="00681476"/>
    <w:rsid w:val="00681DFC"/>
    <w:rsid w:val="00682DA2"/>
    <w:rsid w:val="00683020"/>
    <w:rsid w:val="006836A2"/>
    <w:rsid w:val="006846B9"/>
    <w:rsid w:val="0068642C"/>
    <w:rsid w:val="0069039A"/>
    <w:rsid w:val="00690783"/>
    <w:rsid w:val="00690B03"/>
    <w:rsid w:val="00691BA8"/>
    <w:rsid w:val="00692E3C"/>
    <w:rsid w:val="00693233"/>
    <w:rsid w:val="006934AA"/>
    <w:rsid w:val="00693A69"/>
    <w:rsid w:val="0069401A"/>
    <w:rsid w:val="00694727"/>
    <w:rsid w:val="00695370"/>
    <w:rsid w:val="0069716A"/>
    <w:rsid w:val="006A025C"/>
    <w:rsid w:val="006A0DFD"/>
    <w:rsid w:val="006A1CD3"/>
    <w:rsid w:val="006A2DAC"/>
    <w:rsid w:val="006A3D52"/>
    <w:rsid w:val="006A3DD7"/>
    <w:rsid w:val="006A4228"/>
    <w:rsid w:val="006A435A"/>
    <w:rsid w:val="006A44C3"/>
    <w:rsid w:val="006A4639"/>
    <w:rsid w:val="006A4AB5"/>
    <w:rsid w:val="006A5090"/>
    <w:rsid w:val="006A7623"/>
    <w:rsid w:val="006B0176"/>
    <w:rsid w:val="006B1557"/>
    <w:rsid w:val="006B5678"/>
    <w:rsid w:val="006B5A3A"/>
    <w:rsid w:val="006B6BF1"/>
    <w:rsid w:val="006B7282"/>
    <w:rsid w:val="006B7A1B"/>
    <w:rsid w:val="006C0237"/>
    <w:rsid w:val="006C05CA"/>
    <w:rsid w:val="006C0E2A"/>
    <w:rsid w:val="006C1139"/>
    <w:rsid w:val="006C1BCA"/>
    <w:rsid w:val="006C1D46"/>
    <w:rsid w:val="006C28DB"/>
    <w:rsid w:val="006C339E"/>
    <w:rsid w:val="006C3853"/>
    <w:rsid w:val="006C4CC3"/>
    <w:rsid w:val="006C4DBC"/>
    <w:rsid w:val="006C5BFA"/>
    <w:rsid w:val="006D175F"/>
    <w:rsid w:val="006D2394"/>
    <w:rsid w:val="006D24AF"/>
    <w:rsid w:val="006D3AE0"/>
    <w:rsid w:val="006D3B91"/>
    <w:rsid w:val="006D41F6"/>
    <w:rsid w:val="006D4A1B"/>
    <w:rsid w:val="006D5327"/>
    <w:rsid w:val="006D59C3"/>
    <w:rsid w:val="006D7B43"/>
    <w:rsid w:val="006E0438"/>
    <w:rsid w:val="006E064A"/>
    <w:rsid w:val="006E0A18"/>
    <w:rsid w:val="006E0A56"/>
    <w:rsid w:val="006E12A6"/>
    <w:rsid w:val="006E185A"/>
    <w:rsid w:val="006E1CC2"/>
    <w:rsid w:val="006E23AD"/>
    <w:rsid w:val="006E2593"/>
    <w:rsid w:val="006E269A"/>
    <w:rsid w:val="006E2C81"/>
    <w:rsid w:val="006E309F"/>
    <w:rsid w:val="006E4AE9"/>
    <w:rsid w:val="006E60AF"/>
    <w:rsid w:val="006E61B0"/>
    <w:rsid w:val="006F0F1A"/>
    <w:rsid w:val="006F1550"/>
    <w:rsid w:val="006F1981"/>
    <w:rsid w:val="006F331A"/>
    <w:rsid w:val="006F33DB"/>
    <w:rsid w:val="006F352E"/>
    <w:rsid w:val="006F4A1B"/>
    <w:rsid w:val="006F6415"/>
    <w:rsid w:val="006F79C0"/>
    <w:rsid w:val="007007ED"/>
    <w:rsid w:val="00701D98"/>
    <w:rsid w:val="007024AC"/>
    <w:rsid w:val="007025AC"/>
    <w:rsid w:val="007026A5"/>
    <w:rsid w:val="00702FB3"/>
    <w:rsid w:val="00703874"/>
    <w:rsid w:val="00704FB7"/>
    <w:rsid w:val="00706BF0"/>
    <w:rsid w:val="007078B1"/>
    <w:rsid w:val="00707B31"/>
    <w:rsid w:val="00710701"/>
    <w:rsid w:val="00710A7D"/>
    <w:rsid w:val="00713D4F"/>
    <w:rsid w:val="00714A5B"/>
    <w:rsid w:val="00714F1D"/>
    <w:rsid w:val="007153BE"/>
    <w:rsid w:val="00716CF9"/>
    <w:rsid w:val="0071706A"/>
    <w:rsid w:val="007171E7"/>
    <w:rsid w:val="00720558"/>
    <w:rsid w:val="00720E4A"/>
    <w:rsid w:val="00721A82"/>
    <w:rsid w:val="00722282"/>
    <w:rsid w:val="00723568"/>
    <w:rsid w:val="0072413A"/>
    <w:rsid w:val="0072445F"/>
    <w:rsid w:val="007247BF"/>
    <w:rsid w:val="0072490B"/>
    <w:rsid w:val="007253C2"/>
    <w:rsid w:val="00725766"/>
    <w:rsid w:val="00725A1D"/>
    <w:rsid w:val="00725BA9"/>
    <w:rsid w:val="007264C4"/>
    <w:rsid w:val="00726A47"/>
    <w:rsid w:val="00726C92"/>
    <w:rsid w:val="007272D8"/>
    <w:rsid w:val="00727869"/>
    <w:rsid w:val="007279E6"/>
    <w:rsid w:val="00727B86"/>
    <w:rsid w:val="00730666"/>
    <w:rsid w:val="00731575"/>
    <w:rsid w:val="00731C79"/>
    <w:rsid w:val="0073293C"/>
    <w:rsid w:val="007333E2"/>
    <w:rsid w:val="007345B6"/>
    <w:rsid w:val="00734818"/>
    <w:rsid w:val="007359A4"/>
    <w:rsid w:val="00735D7C"/>
    <w:rsid w:val="00736582"/>
    <w:rsid w:val="00736EAC"/>
    <w:rsid w:val="007371F0"/>
    <w:rsid w:val="00740DB2"/>
    <w:rsid w:val="00742371"/>
    <w:rsid w:val="00742891"/>
    <w:rsid w:val="00742A4E"/>
    <w:rsid w:val="00742A62"/>
    <w:rsid w:val="00742E70"/>
    <w:rsid w:val="00743307"/>
    <w:rsid w:val="00743D7C"/>
    <w:rsid w:val="007458AA"/>
    <w:rsid w:val="00746057"/>
    <w:rsid w:val="00746495"/>
    <w:rsid w:val="007464F1"/>
    <w:rsid w:val="00746662"/>
    <w:rsid w:val="00747F88"/>
    <w:rsid w:val="00750DC8"/>
    <w:rsid w:val="00751720"/>
    <w:rsid w:val="0075400C"/>
    <w:rsid w:val="00754487"/>
    <w:rsid w:val="00754C7C"/>
    <w:rsid w:val="007562ED"/>
    <w:rsid w:val="00756A0F"/>
    <w:rsid w:val="00756E2C"/>
    <w:rsid w:val="007577F2"/>
    <w:rsid w:val="00757978"/>
    <w:rsid w:val="00757D61"/>
    <w:rsid w:val="007601BB"/>
    <w:rsid w:val="00760756"/>
    <w:rsid w:val="00763037"/>
    <w:rsid w:val="00763C1C"/>
    <w:rsid w:val="00763CA1"/>
    <w:rsid w:val="007640AB"/>
    <w:rsid w:val="00765072"/>
    <w:rsid w:val="007666B6"/>
    <w:rsid w:val="0076706A"/>
    <w:rsid w:val="007679C6"/>
    <w:rsid w:val="00767F74"/>
    <w:rsid w:val="0077009C"/>
    <w:rsid w:val="007708AC"/>
    <w:rsid w:val="00770A37"/>
    <w:rsid w:val="00770C5F"/>
    <w:rsid w:val="00770F21"/>
    <w:rsid w:val="00771EF8"/>
    <w:rsid w:val="00771F82"/>
    <w:rsid w:val="00773519"/>
    <w:rsid w:val="00773700"/>
    <w:rsid w:val="00774DC6"/>
    <w:rsid w:val="0077511A"/>
    <w:rsid w:val="0077602A"/>
    <w:rsid w:val="00776819"/>
    <w:rsid w:val="00776FC2"/>
    <w:rsid w:val="007805FE"/>
    <w:rsid w:val="0078249A"/>
    <w:rsid w:val="007830A1"/>
    <w:rsid w:val="00786A40"/>
    <w:rsid w:val="00787177"/>
    <w:rsid w:val="007871CA"/>
    <w:rsid w:val="007878AD"/>
    <w:rsid w:val="00790362"/>
    <w:rsid w:val="00790552"/>
    <w:rsid w:val="0079075C"/>
    <w:rsid w:val="00791614"/>
    <w:rsid w:val="007916CB"/>
    <w:rsid w:val="00791E4F"/>
    <w:rsid w:val="0079215A"/>
    <w:rsid w:val="007931BC"/>
    <w:rsid w:val="00794BE3"/>
    <w:rsid w:val="00795509"/>
    <w:rsid w:val="00795E0B"/>
    <w:rsid w:val="007960F3"/>
    <w:rsid w:val="00797542"/>
    <w:rsid w:val="00797FB8"/>
    <w:rsid w:val="007A0155"/>
    <w:rsid w:val="007A0880"/>
    <w:rsid w:val="007A0CD4"/>
    <w:rsid w:val="007A1712"/>
    <w:rsid w:val="007A1B5D"/>
    <w:rsid w:val="007A1E66"/>
    <w:rsid w:val="007A2719"/>
    <w:rsid w:val="007A3020"/>
    <w:rsid w:val="007A436E"/>
    <w:rsid w:val="007A5AB4"/>
    <w:rsid w:val="007A6A34"/>
    <w:rsid w:val="007A6D1E"/>
    <w:rsid w:val="007A6D43"/>
    <w:rsid w:val="007A6E3A"/>
    <w:rsid w:val="007A72C9"/>
    <w:rsid w:val="007A7A36"/>
    <w:rsid w:val="007B08AA"/>
    <w:rsid w:val="007B0ACB"/>
    <w:rsid w:val="007B2D74"/>
    <w:rsid w:val="007B2DE4"/>
    <w:rsid w:val="007B2E85"/>
    <w:rsid w:val="007B30D3"/>
    <w:rsid w:val="007B3E50"/>
    <w:rsid w:val="007B6FC3"/>
    <w:rsid w:val="007B7797"/>
    <w:rsid w:val="007B7940"/>
    <w:rsid w:val="007C10FC"/>
    <w:rsid w:val="007C1269"/>
    <w:rsid w:val="007C126A"/>
    <w:rsid w:val="007C26EB"/>
    <w:rsid w:val="007C2981"/>
    <w:rsid w:val="007C2DBB"/>
    <w:rsid w:val="007C58E7"/>
    <w:rsid w:val="007C633F"/>
    <w:rsid w:val="007C687A"/>
    <w:rsid w:val="007C7114"/>
    <w:rsid w:val="007C723A"/>
    <w:rsid w:val="007C744F"/>
    <w:rsid w:val="007D073D"/>
    <w:rsid w:val="007D0930"/>
    <w:rsid w:val="007D1309"/>
    <w:rsid w:val="007D21AF"/>
    <w:rsid w:val="007D2324"/>
    <w:rsid w:val="007D2FCD"/>
    <w:rsid w:val="007D31B3"/>
    <w:rsid w:val="007D4544"/>
    <w:rsid w:val="007D569D"/>
    <w:rsid w:val="007D5DA9"/>
    <w:rsid w:val="007D70B0"/>
    <w:rsid w:val="007D7508"/>
    <w:rsid w:val="007E0A11"/>
    <w:rsid w:val="007E0D47"/>
    <w:rsid w:val="007E0D5D"/>
    <w:rsid w:val="007E1421"/>
    <w:rsid w:val="007E1D4F"/>
    <w:rsid w:val="007E2991"/>
    <w:rsid w:val="007E2A34"/>
    <w:rsid w:val="007E378E"/>
    <w:rsid w:val="007E3A73"/>
    <w:rsid w:val="007E4317"/>
    <w:rsid w:val="007E43CC"/>
    <w:rsid w:val="007E4944"/>
    <w:rsid w:val="007E4AB7"/>
    <w:rsid w:val="007E4BF9"/>
    <w:rsid w:val="007E5804"/>
    <w:rsid w:val="007E6239"/>
    <w:rsid w:val="007E6658"/>
    <w:rsid w:val="007E745E"/>
    <w:rsid w:val="007F03DC"/>
    <w:rsid w:val="007F0A8D"/>
    <w:rsid w:val="007F0C14"/>
    <w:rsid w:val="007F0D67"/>
    <w:rsid w:val="007F0EA1"/>
    <w:rsid w:val="007F1235"/>
    <w:rsid w:val="007F1E15"/>
    <w:rsid w:val="007F3524"/>
    <w:rsid w:val="007F3527"/>
    <w:rsid w:val="007F3DE0"/>
    <w:rsid w:val="007F4F74"/>
    <w:rsid w:val="007F55CC"/>
    <w:rsid w:val="007F5CDA"/>
    <w:rsid w:val="007F6001"/>
    <w:rsid w:val="007F6ABB"/>
    <w:rsid w:val="007F6E45"/>
    <w:rsid w:val="007F768B"/>
    <w:rsid w:val="008005DC"/>
    <w:rsid w:val="00801626"/>
    <w:rsid w:val="008023E1"/>
    <w:rsid w:val="008041E5"/>
    <w:rsid w:val="00805538"/>
    <w:rsid w:val="00806ACF"/>
    <w:rsid w:val="00807A75"/>
    <w:rsid w:val="00807AA0"/>
    <w:rsid w:val="00810013"/>
    <w:rsid w:val="008109EE"/>
    <w:rsid w:val="0081138A"/>
    <w:rsid w:val="008131D9"/>
    <w:rsid w:val="00814254"/>
    <w:rsid w:val="00815607"/>
    <w:rsid w:val="00815C83"/>
    <w:rsid w:val="00815D22"/>
    <w:rsid w:val="00816B02"/>
    <w:rsid w:val="00817269"/>
    <w:rsid w:val="00817CDA"/>
    <w:rsid w:val="008200D3"/>
    <w:rsid w:val="008204CC"/>
    <w:rsid w:val="008221F0"/>
    <w:rsid w:val="00822C3E"/>
    <w:rsid w:val="00823DFA"/>
    <w:rsid w:val="00823E9D"/>
    <w:rsid w:val="00823F40"/>
    <w:rsid w:val="0082401D"/>
    <w:rsid w:val="00824604"/>
    <w:rsid w:val="00824BA2"/>
    <w:rsid w:val="00824FB5"/>
    <w:rsid w:val="00825427"/>
    <w:rsid w:val="00825FB9"/>
    <w:rsid w:val="00826428"/>
    <w:rsid w:val="00826D7E"/>
    <w:rsid w:val="00830969"/>
    <w:rsid w:val="0083106C"/>
    <w:rsid w:val="0083177D"/>
    <w:rsid w:val="0083188C"/>
    <w:rsid w:val="00831BFA"/>
    <w:rsid w:val="00832FFD"/>
    <w:rsid w:val="00833BF4"/>
    <w:rsid w:val="00834322"/>
    <w:rsid w:val="008353D3"/>
    <w:rsid w:val="008360D3"/>
    <w:rsid w:val="00841500"/>
    <w:rsid w:val="0084153C"/>
    <w:rsid w:val="00841B3F"/>
    <w:rsid w:val="00841BDA"/>
    <w:rsid w:val="008422BB"/>
    <w:rsid w:val="0084263B"/>
    <w:rsid w:val="0084280C"/>
    <w:rsid w:val="00842AF9"/>
    <w:rsid w:val="00843974"/>
    <w:rsid w:val="00844DD1"/>
    <w:rsid w:val="0084560C"/>
    <w:rsid w:val="008464B6"/>
    <w:rsid w:val="00846DF8"/>
    <w:rsid w:val="00846F7F"/>
    <w:rsid w:val="008476B6"/>
    <w:rsid w:val="008511A3"/>
    <w:rsid w:val="00851F47"/>
    <w:rsid w:val="008526B4"/>
    <w:rsid w:val="0085293D"/>
    <w:rsid w:val="00852D95"/>
    <w:rsid w:val="00854278"/>
    <w:rsid w:val="0085491D"/>
    <w:rsid w:val="00855F0B"/>
    <w:rsid w:val="00856158"/>
    <w:rsid w:val="00856323"/>
    <w:rsid w:val="00857907"/>
    <w:rsid w:val="00857D17"/>
    <w:rsid w:val="00860D35"/>
    <w:rsid w:val="0086153C"/>
    <w:rsid w:val="008618B4"/>
    <w:rsid w:val="0086256C"/>
    <w:rsid w:val="0086281C"/>
    <w:rsid w:val="00864036"/>
    <w:rsid w:val="00864130"/>
    <w:rsid w:val="0086477D"/>
    <w:rsid w:val="00864F61"/>
    <w:rsid w:val="008651AE"/>
    <w:rsid w:val="00865903"/>
    <w:rsid w:val="00872FCA"/>
    <w:rsid w:val="00873A99"/>
    <w:rsid w:val="00875038"/>
    <w:rsid w:val="0087686C"/>
    <w:rsid w:val="00876E58"/>
    <w:rsid w:val="0087711A"/>
    <w:rsid w:val="0087783C"/>
    <w:rsid w:val="00877ACB"/>
    <w:rsid w:val="00877EF2"/>
    <w:rsid w:val="008802D7"/>
    <w:rsid w:val="008804CA"/>
    <w:rsid w:val="00880BFD"/>
    <w:rsid w:val="0088266D"/>
    <w:rsid w:val="0088308B"/>
    <w:rsid w:val="008830E1"/>
    <w:rsid w:val="008847BB"/>
    <w:rsid w:val="008848FC"/>
    <w:rsid w:val="008854C5"/>
    <w:rsid w:val="008862F2"/>
    <w:rsid w:val="00886D18"/>
    <w:rsid w:val="00886E61"/>
    <w:rsid w:val="0089080F"/>
    <w:rsid w:val="00890C0C"/>
    <w:rsid w:val="00891082"/>
    <w:rsid w:val="008910FB"/>
    <w:rsid w:val="0089150C"/>
    <w:rsid w:val="008916B9"/>
    <w:rsid w:val="00893008"/>
    <w:rsid w:val="00893770"/>
    <w:rsid w:val="00893863"/>
    <w:rsid w:val="00893EE8"/>
    <w:rsid w:val="008943A0"/>
    <w:rsid w:val="008946C4"/>
    <w:rsid w:val="00895840"/>
    <w:rsid w:val="00896084"/>
    <w:rsid w:val="00897796"/>
    <w:rsid w:val="008A20A6"/>
    <w:rsid w:val="008A2D8B"/>
    <w:rsid w:val="008A434C"/>
    <w:rsid w:val="008A4745"/>
    <w:rsid w:val="008A4A10"/>
    <w:rsid w:val="008A5532"/>
    <w:rsid w:val="008A654E"/>
    <w:rsid w:val="008A67EC"/>
    <w:rsid w:val="008A7600"/>
    <w:rsid w:val="008A793A"/>
    <w:rsid w:val="008A793D"/>
    <w:rsid w:val="008A7DDC"/>
    <w:rsid w:val="008B0817"/>
    <w:rsid w:val="008B1F2C"/>
    <w:rsid w:val="008B239D"/>
    <w:rsid w:val="008B31E9"/>
    <w:rsid w:val="008B5E9C"/>
    <w:rsid w:val="008B5F94"/>
    <w:rsid w:val="008B61A4"/>
    <w:rsid w:val="008B6201"/>
    <w:rsid w:val="008B6215"/>
    <w:rsid w:val="008B64F9"/>
    <w:rsid w:val="008C0F04"/>
    <w:rsid w:val="008C102E"/>
    <w:rsid w:val="008C1D17"/>
    <w:rsid w:val="008C2A55"/>
    <w:rsid w:val="008C369E"/>
    <w:rsid w:val="008C47DF"/>
    <w:rsid w:val="008C4889"/>
    <w:rsid w:val="008C5C6A"/>
    <w:rsid w:val="008C5FCF"/>
    <w:rsid w:val="008C6A38"/>
    <w:rsid w:val="008C6DF4"/>
    <w:rsid w:val="008D00E2"/>
    <w:rsid w:val="008D059E"/>
    <w:rsid w:val="008D0E35"/>
    <w:rsid w:val="008D0E4A"/>
    <w:rsid w:val="008D2ECB"/>
    <w:rsid w:val="008D3773"/>
    <w:rsid w:val="008D3D72"/>
    <w:rsid w:val="008D4779"/>
    <w:rsid w:val="008D6331"/>
    <w:rsid w:val="008D6A57"/>
    <w:rsid w:val="008D6DDD"/>
    <w:rsid w:val="008D73CC"/>
    <w:rsid w:val="008D7BDA"/>
    <w:rsid w:val="008E08D0"/>
    <w:rsid w:val="008E12CA"/>
    <w:rsid w:val="008E2943"/>
    <w:rsid w:val="008E2986"/>
    <w:rsid w:val="008E2CD3"/>
    <w:rsid w:val="008E3179"/>
    <w:rsid w:val="008E33D7"/>
    <w:rsid w:val="008E37B4"/>
    <w:rsid w:val="008E3AC8"/>
    <w:rsid w:val="008E47ED"/>
    <w:rsid w:val="008E4F45"/>
    <w:rsid w:val="008E5433"/>
    <w:rsid w:val="008E5F23"/>
    <w:rsid w:val="008E609E"/>
    <w:rsid w:val="008E6BDC"/>
    <w:rsid w:val="008E7C36"/>
    <w:rsid w:val="008F0591"/>
    <w:rsid w:val="008F05D8"/>
    <w:rsid w:val="008F1822"/>
    <w:rsid w:val="008F1B24"/>
    <w:rsid w:val="008F20B9"/>
    <w:rsid w:val="008F39E5"/>
    <w:rsid w:val="008F3A09"/>
    <w:rsid w:val="008F483A"/>
    <w:rsid w:val="008F5AC0"/>
    <w:rsid w:val="008F5AEC"/>
    <w:rsid w:val="008F64F8"/>
    <w:rsid w:val="0090019E"/>
    <w:rsid w:val="009003F2"/>
    <w:rsid w:val="00901338"/>
    <w:rsid w:val="00901B66"/>
    <w:rsid w:val="00901C5B"/>
    <w:rsid w:val="00904DB2"/>
    <w:rsid w:val="00904F20"/>
    <w:rsid w:val="00905693"/>
    <w:rsid w:val="0091018C"/>
    <w:rsid w:val="0091113D"/>
    <w:rsid w:val="00911402"/>
    <w:rsid w:val="0091267B"/>
    <w:rsid w:val="00912C5D"/>
    <w:rsid w:val="00914C66"/>
    <w:rsid w:val="00916396"/>
    <w:rsid w:val="00916D60"/>
    <w:rsid w:val="00916F05"/>
    <w:rsid w:val="00920876"/>
    <w:rsid w:val="00921205"/>
    <w:rsid w:val="00921250"/>
    <w:rsid w:val="00921C09"/>
    <w:rsid w:val="00922004"/>
    <w:rsid w:val="009224F9"/>
    <w:rsid w:val="00922E3C"/>
    <w:rsid w:val="00922FFD"/>
    <w:rsid w:val="0092404A"/>
    <w:rsid w:val="00925546"/>
    <w:rsid w:val="009258C8"/>
    <w:rsid w:val="00925B4D"/>
    <w:rsid w:val="00925D25"/>
    <w:rsid w:val="009266C7"/>
    <w:rsid w:val="0092746A"/>
    <w:rsid w:val="00927D61"/>
    <w:rsid w:val="00927F89"/>
    <w:rsid w:val="00931581"/>
    <w:rsid w:val="009318C4"/>
    <w:rsid w:val="0093216A"/>
    <w:rsid w:val="00932509"/>
    <w:rsid w:val="0093365E"/>
    <w:rsid w:val="00933BF7"/>
    <w:rsid w:val="00935580"/>
    <w:rsid w:val="00935CCA"/>
    <w:rsid w:val="00937AF3"/>
    <w:rsid w:val="009400D5"/>
    <w:rsid w:val="00940F7A"/>
    <w:rsid w:val="00941F14"/>
    <w:rsid w:val="0094241A"/>
    <w:rsid w:val="009430B8"/>
    <w:rsid w:val="009439B8"/>
    <w:rsid w:val="00944B1F"/>
    <w:rsid w:val="00945182"/>
    <w:rsid w:val="0094619B"/>
    <w:rsid w:val="00946AB2"/>
    <w:rsid w:val="00947EF6"/>
    <w:rsid w:val="0095003A"/>
    <w:rsid w:val="00950DE1"/>
    <w:rsid w:val="00951A16"/>
    <w:rsid w:val="009525BB"/>
    <w:rsid w:val="009533FD"/>
    <w:rsid w:val="00953501"/>
    <w:rsid w:val="0095363D"/>
    <w:rsid w:val="00955314"/>
    <w:rsid w:val="0095567D"/>
    <w:rsid w:val="0095596D"/>
    <w:rsid w:val="00956118"/>
    <w:rsid w:val="00957A63"/>
    <w:rsid w:val="009621B6"/>
    <w:rsid w:val="009622B2"/>
    <w:rsid w:val="009628B6"/>
    <w:rsid w:val="00962D13"/>
    <w:rsid w:val="0096314C"/>
    <w:rsid w:val="00963EE2"/>
    <w:rsid w:val="009642A7"/>
    <w:rsid w:val="00964D5A"/>
    <w:rsid w:val="009664EE"/>
    <w:rsid w:val="009703DC"/>
    <w:rsid w:val="00970831"/>
    <w:rsid w:val="00970FDF"/>
    <w:rsid w:val="009718CC"/>
    <w:rsid w:val="00972306"/>
    <w:rsid w:val="009742FB"/>
    <w:rsid w:val="00975BCD"/>
    <w:rsid w:val="00977B24"/>
    <w:rsid w:val="00977B28"/>
    <w:rsid w:val="00977D87"/>
    <w:rsid w:val="00980858"/>
    <w:rsid w:val="00981DED"/>
    <w:rsid w:val="00981FED"/>
    <w:rsid w:val="00982177"/>
    <w:rsid w:val="0098290F"/>
    <w:rsid w:val="0098460F"/>
    <w:rsid w:val="009859B5"/>
    <w:rsid w:val="0098658B"/>
    <w:rsid w:val="009872C2"/>
    <w:rsid w:val="009876CB"/>
    <w:rsid w:val="00987D06"/>
    <w:rsid w:val="009904BE"/>
    <w:rsid w:val="00991126"/>
    <w:rsid w:val="009945D2"/>
    <w:rsid w:val="00995420"/>
    <w:rsid w:val="0099558B"/>
    <w:rsid w:val="00995635"/>
    <w:rsid w:val="009957C5"/>
    <w:rsid w:val="009963A4"/>
    <w:rsid w:val="009965BF"/>
    <w:rsid w:val="00996B61"/>
    <w:rsid w:val="00996BEB"/>
    <w:rsid w:val="009A038F"/>
    <w:rsid w:val="009A041E"/>
    <w:rsid w:val="009A07A2"/>
    <w:rsid w:val="009A07E9"/>
    <w:rsid w:val="009A0871"/>
    <w:rsid w:val="009A2274"/>
    <w:rsid w:val="009A2902"/>
    <w:rsid w:val="009A4317"/>
    <w:rsid w:val="009A5038"/>
    <w:rsid w:val="009A6C82"/>
    <w:rsid w:val="009A6EBF"/>
    <w:rsid w:val="009A71C6"/>
    <w:rsid w:val="009B128E"/>
    <w:rsid w:val="009B211C"/>
    <w:rsid w:val="009B50F1"/>
    <w:rsid w:val="009B53A3"/>
    <w:rsid w:val="009B639C"/>
    <w:rsid w:val="009B670A"/>
    <w:rsid w:val="009B6B87"/>
    <w:rsid w:val="009B7843"/>
    <w:rsid w:val="009C0BE8"/>
    <w:rsid w:val="009C1260"/>
    <w:rsid w:val="009C1358"/>
    <w:rsid w:val="009C164C"/>
    <w:rsid w:val="009C1729"/>
    <w:rsid w:val="009C2A38"/>
    <w:rsid w:val="009C44B5"/>
    <w:rsid w:val="009C466C"/>
    <w:rsid w:val="009C4D2F"/>
    <w:rsid w:val="009C551A"/>
    <w:rsid w:val="009C565D"/>
    <w:rsid w:val="009C6B2A"/>
    <w:rsid w:val="009C7C9E"/>
    <w:rsid w:val="009D02C3"/>
    <w:rsid w:val="009D0A09"/>
    <w:rsid w:val="009D0FA7"/>
    <w:rsid w:val="009D1331"/>
    <w:rsid w:val="009D136A"/>
    <w:rsid w:val="009D1812"/>
    <w:rsid w:val="009D2384"/>
    <w:rsid w:val="009D2706"/>
    <w:rsid w:val="009D42E6"/>
    <w:rsid w:val="009D52B7"/>
    <w:rsid w:val="009D5DB2"/>
    <w:rsid w:val="009D6149"/>
    <w:rsid w:val="009D68BF"/>
    <w:rsid w:val="009D6909"/>
    <w:rsid w:val="009D6932"/>
    <w:rsid w:val="009D7157"/>
    <w:rsid w:val="009D749A"/>
    <w:rsid w:val="009E2172"/>
    <w:rsid w:val="009E30BD"/>
    <w:rsid w:val="009E40F6"/>
    <w:rsid w:val="009E5AB1"/>
    <w:rsid w:val="009E5C0E"/>
    <w:rsid w:val="009E5C2B"/>
    <w:rsid w:val="009E6AE7"/>
    <w:rsid w:val="009F0511"/>
    <w:rsid w:val="009F071D"/>
    <w:rsid w:val="009F1593"/>
    <w:rsid w:val="009F15D1"/>
    <w:rsid w:val="009F22E4"/>
    <w:rsid w:val="009F257B"/>
    <w:rsid w:val="009F2B02"/>
    <w:rsid w:val="009F3AEF"/>
    <w:rsid w:val="009F5B86"/>
    <w:rsid w:val="009F6311"/>
    <w:rsid w:val="009F69FB"/>
    <w:rsid w:val="009F730D"/>
    <w:rsid w:val="00A00064"/>
    <w:rsid w:val="00A0010B"/>
    <w:rsid w:val="00A0098A"/>
    <w:rsid w:val="00A01273"/>
    <w:rsid w:val="00A0154D"/>
    <w:rsid w:val="00A01769"/>
    <w:rsid w:val="00A01961"/>
    <w:rsid w:val="00A027DC"/>
    <w:rsid w:val="00A0352B"/>
    <w:rsid w:val="00A05E9F"/>
    <w:rsid w:val="00A10788"/>
    <w:rsid w:val="00A10963"/>
    <w:rsid w:val="00A11E99"/>
    <w:rsid w:val="00A123E7"/>
    <w:rsid w:val="00A126CE"/>
    <w:rsid w:val="00A12837"/>
    <w:rsid w:val="00A12B1F"/>
    <w:rsid w:val="00A13742"/>
    <w:rsid w:val="00A14162"/>
    <w:rsid w:val="00A147CF"/>
    <w:rsid w:val="00A147E3"/>
    <w:rsid w:val="00A16C17"/>
    <w:rsid w:val="00A1731C"/>
    <w:rsid w:val="00A17663"/>
    <w:rsid w:val="00A20D90"/>
    <w:rsid w:val="00A211D0"/>
    <w:rsid w:val="00A213D5"/>
    <w:rsid w:val="00A224E4"/>
    <w:rsid w:val="00A24159"/>
    <w:rsid w:val="00A24AA0"/>
    <w:rsid w:val="00A24BA9"/>
    <w:rsid w:val="00A26294"/>
    <w:rsid w:val="00A26787"/>
    <w:rsid w:val="00A26F31"/>
    <w:rsid w:val="00A27C2B"/>
    <w:rsid w:val="00A302AF"/>
    <w:rsid w:val="00A30C30"/>
    <w:rsid w:val="00A31235"/>
    <w:rsid w:val="00A3234E"/>
    <w:rsid w:val="00A329EA"/>
    <w:rsid w:val="00A337D5"/>
    <w:rsid w:val="00A3446A"/>
    <w:rsid w:val="00A34619"/>
    <w:rsid w:val="00A354BC"/>
    <w:rsid w:val="00A360A8"/>
    <w:rsid w:val="00A376D5"/>
    <w:rsid w:val="00A37F75"/>
    <w:rsid w:val="00A37FF6"/>
    <w:rsid w:val="00A409F1"/>
    <w:rsid w:val="00A4267F"/>
    <w:rsid w:val="00A4298A"/>
    <w:rsid w:val="00A450DC"/>
    <w:rsid w:val="00A45637"/>
    <w:rsid w:val="00A45FDA"/>
    <w:rsid w:val="00A462FB"/>
    <w:rsid w:val="00A46520"/>
    <w:rsid w:val="00A5008B"/>
    <w:rsid w:val="00A50825"/>
    <w:rsid w:val="00A51481"/>
    <w:rsid w:val="00A53F96"/>
    <w:rsid w:val="00A54017"/>
    <w:rsid w:val="00A54193"/>
    <w:rsid w:val="00A54860"/>
    <w:rsid w:val="00A54D85"/>
    <w:rsid w:val="00A55F47"/>
    <w:rsid w:val="00A56232"/>
    <w:rsid w:val="00A56823"/>
    <w:rsid w:val="00A57787"/>
    <w:rsid w:val="00A57F48"/>
    <w:rsid w:val="00A60867"/>
    <w:rsid w:val="00A60A0E"/>
    <w:rsid w:val="00A61258"/>
    <w:rsid w:val="00A61BE3"/>
    <w:rsid w:val="00A63BDC"/>
    <w:rsid w:val="00A653AE"/>
    <w:rsid w:val="00A65C1E"/>
    <w:rsid w:val="00A6629E"/>
    <w:rsid w:val="00A66AA1"/>
    <w:rsid w:val="00A66E7D"/>
    <w:rsid w:val="00A67787"/>
    <w:rsid w:val="00A67CF7"/>
    <w:rsid w:val="00A704CD"/>
    <w:rsid w:val="00A7106E"/>
    <w:rsid w:val="00A715BB"/>
    <w:rsid w:val="00A7181E"/>
    <w:rsid w:val="00A72802"/>
    <w:rsid w:val="00A733FF"/>
    <w:rsid w:val="00A73798"/>
    <w:rsid w:val="00A744C8"/>
    <w:rsid w:val="00A745A4"/>
    <w:rsid w:val="00A75363"/>
    <w:rsid w:val="00A7585F"/>
    <w:rsid w:val="00A76E56"/>
    <w:rsid w:val="00A76F27"/>
    <w:rsid w:val="00A77344"/>
    <w:rsid w:val="00A779BB"/>
    <w:rsid w:val="00A80927"/>
    <w:rsid w:val="00A813A8"/>
    <w:rsid w:val="00A8160A"/>
    <w:rsid w:val="00A81E18"/>
    <w:rsid w:val="00A82CF0"/>
    <w:rsid w:val="00A83057"/>
    <w:rsid w:val="00A832B6"/>
    <w:rsid w:val="00A83B5F"/>
    <w:rsid w:val="00A83BC1"/>
    <w:rsid w:val="00A842EB"/>
    <w:rsid w:val="00A84495"/>
    <w:rsid w:val="00A849DF"/>
    <w:rsid w:val="00A85024"/>
    <w:rsid w:val="00A855EE"/>
    <w:rsid w:val="00A85CCC"/>
    <w:rsid w:val="00A86105"/>
    <w:rsid w:val="00A87FA0"/>
    <w:rsid w:val="00A90E02"/>
    <w:rsid w:val="00A9174E"/>
    <w:rsid w:val="00A9285D"/>
    <w:rsid w:val="00A928DE"/>
    <w:rsid w:val="00A92AF1"/>
    <w:rsid w:val="00A9370A"/>
    <w:rsid w:val="00A93B0D"/>
    <w:rsid w:val="00A9418E"/>
    <w:rsid w:val="00A9509F"/>
    <w:rsid w:val="00A960C0"/>
    <w:rsid w:val="00A96581"/>
    <w:rsid w:val="00A97842"/>
    <w:rsid w:val="00AA1FE9"/>
    <w:rsid w:val="00AA2E2C"/>
    <w:rsid w:val="00AA2F12"/>
    <w:rsid w:val="00AA314C"/>
    <w:rsid w:val="00AA398F"/>
    <w:rsid w:val="00AA39E8"/>
    <w:rsid w:val="00AA3FC6"/>
    <w:rsid w:val="00AA4FB1"/>
    <w:rsid w:val="00AA519A"/>
    <w:rsid w:val="00AA6355"/>
    <w:rsid w:val="00AA6764"/>
    <w:rsid w:val="00AA6BCF"/>
    <w:rsid w:val="00AA6DA3"/>
    <w:rsid w:val="00AA7035"/>
    <w:rsid w:val="00AB02FD"/>
    <w:rsid w:val="00AB1A41"/>
    <w:rsid w:val="00AB1EEB"/>
    <w:rsid w:val="00AB2E0B"/>
    <w:rsid w:val="00AB4D25"/>
    <w:rsid w:val="00AB5202"/>
    <w:rsid w:val="00AB610C"/>
    <w:rsid w:val="00AB64F4"/>
    <w:rsid w:val="00AB6A57"/>
    <w:rsid w:val="00AB7EBE"/>
    <w:rsid w:val="00AB7EDD"/>
    <w:rsid w:val="00AC0083"/>
    <w:rsid w:val="00AC01AD"/>
    <w:rsid w:val="00AC11ED"/>
    <w:rsid w:val="00AC1BDA"/>
    <w:rsid w:val="00AC2F18"/>
    <w:rsid w:val="00AC3978"/>
    <w:rsid w:val="00AC4504"/>
    <w:rsid w:val="00AC55A9"/>
    <w:rsid w:val="00AC55C0"/>
    <w:rsid w:val="00AC5B4F"/>
    <w:rsid w:val="00AC67A7"/>
    <w:rsid w:val="00AC6924"/>
    <w:rsid w:val="00AD1412"/>
    <w:rsid w:val="00AD1576"/>
    <w:rsid w:val="00AD1911"/>
    <w:rsid w:val="00AD21F1"/>
    <w:rsid w:val="00AD2F0A"/>
    <w:rsid w:val="00AD4518"/>
    <w:rsid w:val="00AD590E"/>
    <w:rsid w:val="00AD5A23"/>
    <w:rsid w:val="00AD5D61"/>
    <w:rsid w:val="00AE0BE3"/>
    <w:rsid w:val="00AE136F"/>
    <w:rsid w:val="00AE1C7D"/>
    <w:rsid w:val="00AE25CB"/>
    <w:rsid w:val="00AE26AE"/>
    <w:rsid w:val="00AE2988"/>
    <w:rsid w:val="00AE392E"/>
    <w:rsid w:val="00AE3DD0"/>
    <w:rsid w:val="00AE4E4E"/>
    <w:rsid w:val="00AE6628"/>
    <w:rsid w:val="00AE6C72"/>
    <w:rsid w:val="00AE7D54"/>
    <w:rsid w:val="00AF1DE9"/>
    <w:rsid w:val="00AF2AD4"/>
    <w:rsid w:val="00AF2E02"/>
    <w:rsid w:val="00AF3266"/>
    <w:rsid w:val="00AF43EB"/>
    <w:rsid w:val="00AF4947"/>
    <w:rsid w:val="00AF5060"/>
    <w:rsid w:val="00AF5377"/>
    <w:rsid w:val="00AF53A6"/>
    <w:rsid w:val="00AF559E"/>
    <w:rsid w:val="00AF699E"/>
    <w:rsid w:val="00AF6EB0"/>
    <w:rsid w:val="00AF7927"/>
    <w:rsid w:val="00AF7C0D"/>
    <w:rsid w:val="00B00997"/>
    <w:rsid w:val="00B01A17"/>
    <w:rsid w:val="00B023DA"/>
    <w:rsid w:val="00B029A3"/>
    <w:rsid w:val="00B02E4C"/>
    <w:rsid w:val="00B03230"/>
    <w:rsid w:val="00B0342C"/>
    <w:rsid w:val="00B039FA"/>
    <w:rsid w:val="00B03BD9"/>
    <w:rsid w:val="00B04258"/>
    <w:rsid w:val="00B046C3"/>
    <w:rsid w:val="00B05225"/>
    <w:rsid w:val="00B05262"/>
    <w:rsid w:val="00B052FC"/>
    <w:rsid w:val="00B05959"/>
    <w:rsid w:val="00B05D6A"/>
    <w:rsid w:val="00B075E6"/>
    <w:rsid w:val="00B0765A"/>
    <w:rsid w:val="00B0783E"/>
    <w:rsid w:val="00B07A5A"/>
    <w:rsid w:val="00B103E6"/>
    <w:rsid w:val="00B10D86"/>
    <w:rsid w:val="00B10F02"/>
    <w:rsid w:val="00B1137E"/>
    <w:rsid w:val="00B11ADF"/>
    <w:rsid w:val="00B11C77"/>
    <w:rsid w:val="00B13056"/>
    <w:rsid w:val="00B1492B"/>
    <w:rsid w:val="00B153D3"/>
    <w:rsid w:val="00B15F28"/>
    <w:rsid w:val="00B16E37"/>
    <w:rsid w:val="00B17ACE"/>
    <w:rsid w:val="00B17F68"/>
    <w:rsid w:val="00B20002"/>
    <w:rsid w:val="00B20861"/>
    <w:rsid w:val="00B20C7A"/>
    <w:rsid w:val="00B20E1C"/>
    <w:rsid w:val="00B22183"/>
    <w:rsid w:val="00B2288B"/>
    <w:rsid w:val="00B2291C"/>
    <w:rsid w:val="00B24A8E"/>
    <w:rsid w:val="00B24CA8"/>
    <w:rsid w:val="00B25468"/>
    <w:rsid w:val="00B26F39"/>
    <w:rsid w:val="00B30312"/>
    <w:rsid w:val="00B3082C"/>
    <w:rsid w:val="00B30AEB"/>
    <w:rsid w:val="00B30DEB"/>
    <w:rsid w:val="00B31516"/>
    <w:rsid w:val="00B320BD"/>
    <w:rsid w:val="00B32952"/>
    <w:rsid w:val="00B32DFB"/>
    <w:rsid w:val="00B32FDB"/>
    <w:rsid w:val="00B3304B"/>
    <w:rsid w:val="00B33146"/>
    <w:rsid w:val="00B336BB"/>
    <w:rsid w:val="00B33CCD"/>
    <w:rsid w:val="00B3434F"/>
    <w:rsid w:val="00B346B9"/>
    <w:rsid w:val="00B34DF2"/>
    <w:rsid w:val="00B34E56"/>
    <w:rsid w:val="00B35401"/>
    <w:rsid w:val="00B35543"/>
    <w:rsid w:val="00B3614C"/>
    <w:rsid w:val="00B3633A"/>
    <w:rsid w:val="00B37157"/>
    <w:rsid w:val="00B43227"/>
    <w:rsid w:val="00B448B7"/>
    <w:rsid w:val="00B44A51"/>
    <w:rsid w:val="00B44DB0"/>
    <w:rsid w:val="00B45DBD"/>
    <w:rsid w:val="00B4671A"/>
    <w:rsid w:val="00B467CE"/>
    <w:rsid w:val="00B475AA"/>
    <w:rsid w:val="00B4799E"/>
    <w:rsid w:val="00B47A53"/>
    <w:rsid w:val="00B507DA"/>
    <w:rsid w:val="00B50967"/>
    <w:rsid w:val="00B5217A"/>
    <w:rsid w:val="00B52C65"/>
    <w:rsid w:val="00B5359D"/>
    <w:rsid w:val="00B53AFC"/>
    <w:rsid w:val="00B53C5A"/>
    <w:rsid w:val="00B55027"/>
    <w:rsid w:val="00B5505B"/>
    <w:rsid w:val="00B553DA"/>
    <w:rsid w:val="00B567B4"/>
    <w:rsid w:val="00B56814"/>
    <w:rsid w:val="00B56C85"/>
    <w:rsid w:val="00B56CE7"/>
    <w:rsid w:val="00B57723"/>
    <w:rsid w:val="00B61DDE"/>
    <w:rsid w:val="00B61FD8"/>
    <w:rsid w:val="00B62A8B"/>
    <w:rsid w:val="00B63D4D"/>
    <w:rsid w:val="00B6466A"/>
    <w:rsid w:val="00B64934"/>
    <w:rsid w:val="00B649B6"/>
    <w:rsid w:val="00B657B3"/>
    <w:rsid w:val="00B65FDD"/>
    <w:rsid w:val="00B66DE2"/>
    <w:rsid w:val="00B72001"/>
    <w:rsid w:val="00B7250D"/>
    <w:rsid w:val="00B73F80"/>
    <w:rsid w:val="00B77AEF"/>
    <w:rsid w:val="00B77BE6"/>
    <w:rsid w:val="00B77EFC"/>
    <w:rsid w:val="00B80DA0"/>
    <w:rsid w:val="00B8237E"/>
    <w:rsid w:val="00B82C8B"/>
    <w:rsid w:val="00B82D77"/>
    <w:rsid w:val="00B833F4"/>
    <w:rsid w:val="00B83591"/>
    <w:rsid w:val="00B83871"/>
    <w:rsid w:val="00B83D2C"/>
    <w:rsid w:val="00B83F2B"/>
    <w:rsid w:val="00B8457B"/>
    <w:rsid w:val="00B850F2"/>
    <w:rsid w:val="00B8597D"/>
    <w:rsid w:val="00B8664C"/>
    <w:rsid w:val="00B87C4B"/>
    <w:rsid w:val="00B90139"/>
    <w:rsid w:val="00B906AB"/>
    <w:rsid w:val="00B913B4"/>
    <w:rsid w:val="00B91BDB"/>
    <w:rsid w:val="00B92E38"/>
    <w:rsid w:val="00B9751C"/>
    <w:rsid w:val="00B97633"/>
    <w:rsid w:val="00B97744"/>
    <w:rsid w:val="00B97D00"/>
    <w:rsid w:val="00BA06E9"/>
    <w:rsid w:val="00BA0D08"/>
    <w:rsid w:val="00BA0EFE"/>
    <w:rsid w:val="00BA112E"/>
    <w:rsid w:val="00BA1A6C"/>
    <w:rsid w:val="00BA2142"/>
    <w:rsid w:val="00BA3C64"/>
    <w:rsid w:val="00BA44AE"/>
    <w:rsid w:val="00BA5C6A"/>
    <w:rsid w:val="00BA5C7E"/>
    <w:rsid w:val="00BA658E"/>
    <w:rsid w:val="00BA7734"/>
    <w:rsid w:val="00BA7CCF"/>
    <w:rsid w:val="00BB229E"/>
    <w:rsid w:val="00BB2420"/>
    <w:rsid w:val="00BB3234"/>
    <w:rsid w:val="00BB484E"/>
    <w:rsid w:val="00BB4B02"/>
    <w:rsid w:val="00BB546B"/>
    <w:rsid w:val="00BB6D47"/>
    <w:rsid w:val="00BB70B1"/>
    <w:rsid w:val="00BB7378"/>
    <w:rsid w:val="00BB76C6"/>
    <w:rsid w:val="00BB79D7"/>
    <w:rsid w:val="00BC031D"/>
    <w:rsid w:val="00BC1873"/>
    <w:rsid w:val="00BC2143"/>
    <w:rsid w:val="00BC3F18"/>
    <w:rsid w:val="00BC4571"/>
    <w:rsid w:val="00BC70AA"/>
    <w:rsid w:val="00BD024D"/>
    <w:rsid w:val="00BD109B"/>
    <w:rsid w:val="00BD123B"/>
    <w:rsid w:val="00BD2185"/>
    <w:rsid w:val="00BD24A6"/>
    <w:rsid w:val="00BD2944"/>
    <w:rsid w:val="00BD29D6"/>
    <w:rsid w:val="00BD2B6B"/>
    <w:rsid w:val="00BD3436"/>
    <w:rsid w:val="00BD49E5"/>
    <w:rsid w:val="00BD4C89"/>
    <w:rsid w:val="00BD4EE5"/>
    <w:rsid w:val="00BD567A"/>
    <w:rsid w:val="00BD6741"/>
    <w:rsid w:val="00BD6BDB"/>
    <w:rsid w:val="00BD708F"/>
    <w:rsid w:val="00BD72A8"/>
    <w:rsid w:val="00BD7959"/>
    <w:rsid w:val="00BD7AB5"/>
    <w:rsid w:val="00BE0F4D"/>
    <w:rsid w:val="00BE2D49"/>
    <w:rsid w:val="00BE2DC8"/>
    <w:rsid w:val="00BE3120"/>
    <w:rsid w:val="00BE3376"/>
    <w:rsid w:val="00BE396A"/>
    <w:rsid w:val="00BE3C94"/>
    <w:rsid w:val="00BE3F85"/>
    <w:rsid w:val="00BE5471"/>
    <w:rsid w:val="00BE593D"/>
    <w:rsid w:val="00BE695E"/>
    <w:rsid w:val="00BE6CE7"/>
    <w:rsid w:val="00BE7EB4"/>
    <w:rsid w:val="00BF0820"/>
    <w:rsid w:val="00BF1D91"/>
    <w:rsid w:val="00BF4A27"/>
    <w:rsid w:val="00BF5F85"/>
    <w:rsid w:val="00BF635D"/>
    <w:rsid w:val="00BF6818"/>
    <w:rsid w:val="00C0021D"/>
    <w:rsid w:val="00C012FD"/>
    <w:rsid w:val="00C015D1"/>
    <w:rsid w:val="00C017F7"/>
    <w:rsid w:val="00C02183"/>
    <w:rsid w:val="00C030EF"/>
    <w:rsid w:val="00C03557"/>
    <w:rsid w:val="00C03779"/>
    <w:rsid w:val="00C05990"/>
    <w:rsid w:val="00C05D70"/>
    <w:rsid w:val="00C05EA9"/>
    <w:rsid w:val="00C06AAB"/>
    <w:rsid w:val="00C072F0"/>
    <w:rsid w:val="00C07917"/>
    <w:rsid w:val="00C10374"/>
    <w:rsid w:val="00C1039D"/>
    <w:rsid w:val="00C10FB0"/>
    <w:rsid w:val="00C120FE"/>
    <w:rsid w:val="00C1240A"/>
    <w:rsid w:val="00C12C67"/>
    <w:rsid w:val="00C15501"/>
    <w:rsid w:val="00C16785"/>
    <w:rsid w:val="00C17846"/>
    <w:rsid w:val="00C20324"/>
    <w:rsid w:val="00C203E5"/>
    <w:rsid w:val="00C204B9"/>
    <w:rsid w:val="00C245C7"/>
    <w:rsid w:val="00C24FAA"/>
    <w:rsid w:val="00C26564"/>
    <w:rsid w:val="00C26786"/>
    <w:rsid w:val="00C26DC5"/>
    <w:rsid w:val="00C26F3C"/>
    <w:rsid w:val="00C27076"/>
    <w:rsid w:val="00C306AA"/>
    <w:rsid w:val="00C30968"/>
    <w:rsid w:val="00C30F27"/>
    <w:rsid w:val="00C317BE"/>
    <w:rsid w:val="00C317C6"/>
    <w:rsid w:val="00C31B80"/>
    <w:rsid w:val="00C3204C"/>
    <w:rsid w:val="00C325D0"/>
    <w:rsid w:val="00C32DF8"/>
    <w:rsid w:val="00C331CE"/>
    <w:rsid w:val="00C33645"/>
    <w:rsid w:val="00C35A7D"/>
    <w:rsid w:val="00C36445"/>
    <w:rsid w:val="00C36CF4"/>
    <w:rsid w:val="00C37432"/>
    <w:rsid w:val="00C41A80"/>
    <w:rsid w:val="00C42E33"/>
    <w:rsid w:val="00C42FCA"/>
    <w:rsid w:val="00C449C7"/>
    <w:rsid w:val="00C44C5A"/>
    <w:rsid w:val="00C4597E"/>
    <w:rsid w:val="00C463EF"/>
    <w:rsid w:val="00C46BB8"/>
    <w:rsid w:val="00C46DB9"/>
    <w:rsid w:val="00C474DE"/>
    <w:rsid w:val="00C47956"/>
    <w:rsid w:val="00C51E87"/>
    <w:rsid w:val="00C520CF"/>
    <w:rsid w:val="00C528B3"/>
    <w:rsid w:val="00C535F6"/>
    <w:rsid w:val="00C53BC0"/>
    <w:rsid w:val="00C54356"/>
    <w:rsid w:val="00C55809"/>
    <w:rsid w:val="00C56AD7"/>
    <w:rsid w:val="00C5736A"/>
    <w:rsid w:val="00C57A49"/>
    <w:rsid w:val="00C60C0C"/>
    <w:rsid w:val="00C61DEC"/>
    <w:rsid w:val="00C6249C"/>
    <w:rsid w:val="00C62943"/>
    <w:rsid w:val="00C62C34"/>
    <w:rsid w:val="00C62E7B"/>
    <w:rsid w:val="00C634A8"/>
    <w:rsid w:val="00C635B8"/>
    <w:rsid w:val="00C6522B"/>
    <w:rsid w:val="00C65B17"/>
    <w:rsid w:val="00C65CCD"/>
    <w:rsid w:val="00C65FE4"/>
    <w:rsid w:val="00C66721"/>
    <w:rsid w:val="00C672F7"/>
    <w:rsid w:val="00C67A8D"/>
    <w:rsid w:val="00C709FF"/>
    <w:rsid w:val="00C71532"/>
    <w:rsid w:val="00C743F6"/>
    <w:rsid w:val="00C74BA4"/>
    <w:rsid w:val="00C74FB1"/>
    <w:rsid w:val="00C768FB"/>
    <w:rsid w:val="00C771E0"/>
    <w:rsid w:val="00C773CE"/>
    <w:rsid w:val="00C8121C"/>
    <w:rsid w:val="00C81480"/>
    <w:rsid w:val="00C81DF7"/>
    <w:rsid w:val="00C81F82"/>
    <w:rsid w:val="00C82446"/>
    <w:rsid w:val="00C82A77"/>
    <w:rsid w:val="00C830F5"/>
    <w:rsid w:val="00C85C20"/>
    <w:rsid w:val="00C85E07"/>
    <w:rsid w:val="00C861A5"/>
    <w:rsid w:val="00C86F06"/>
    <w:rsid w:val="00C87767"/>
    <w:rsid w:val="00C92233"/>
    <w:rsid w:val="00C927A7"/>
    <w:rsid w:val="00C92FAC"/>
    <w:rsid w:val="00C93077"/>
    <w:rsid w:val="00C930CC"/>
    <w:rsid w:val="00C9340A"/>
    <w:rsid w:val="00C9446A"/>
    <w:rsid w:val="00C948F8"/>
    <w:rsid w:val="00C9491A"/>
    <w:rsid w:val="00C94B25"/>
    <w:rsid w:val="00C961D2"/>
    <w:rsid w:val="00C9627A"/>
    <w:rsid w:val="00CA065B"/>
    <w:rsid w:val="00CA07D8"/>
    <w:rsid w:val="00CA1622"/>
    <w:rsid w:val="00CA19AD"/>
    <w:rsid w:val="00CA1A37"/>
    <w:rsid w:val="00CA1B39"/>
    <w:rsid w:val="00CA278B"/>
    <w:rsid w:val="00CA3FF3"/>
    <w:rsid w:val="00CA40B0"/>
    <w:rsid w:val="00CA52F6"/>
    <w:rsid w:val="00CA5C7C"/>
    <w:rsid w:val="00CA62B9"/>
    <w:rsid w:val="00CA6465"/>
    <w:rsid w:val="00CA6AA4"/>
    <w:rsid w:val="00CA6BF5"/>
    <w:rsid w:val="00CA6F72"/>
    <w:rsid w:val="00CB280F"/>
    <w:rsid w:val="00CB2970"/>
    <w:rsid w:val="00CB3883"/>
    <w:rsid w:val="00CB3DCD"/>
    <w:rsid w:val="00CB460C"/>
    <w:rsid w:val="00CB4767"/>
    <w:rsid w:val="00CB53A6"/>
    <w:rsid w:val="00CB638A"/>
    <w:rsid w:val="00CB6D29"/>
    <w:rsid w:val="00CB7852"/>
    <w:rsid w:val="00CC095C"/>
    <w:rsid w:val="00CC1387"/>
    <w:rsid w:val="00CC163B"/>
    <w:rsid w:val="00CC17C2"/>
    <w:rsid w:val="00CC1A9C"/>
    <w:rsid w:val="00CC3AEE"/>
    <w:rsid w:val="00CC3C2E"/>
    <w:rsid w:val="00CC4331"/>
    <w:rsid w:val="00CC4351"/>
    <w:rsid w:val="00CC4665"/>
    <w:rsid w:val="00CC4FEE"/>
    <w:rsid w:val="00CC575B"/>
    <w:rsid w:val="00CC5D16"/>
    <w:rsid w:val="00CC5EDB"/>
    <w:rsid w:val="00CC5EFD"/>
    <w:rsid w:val="00CC7859"/>
    <w:rsid w:val="00CC7FC3"/>
    <w:rsid w:val="00CD00C9"/>
    <w:rsid w:val="00CD11B0"/>
    <w:rsid w:val="00CD3384"/>
    <w:rsid w:val="00CD3493"/>
    <w:rsid w:val="00CD3CD7"/>
    <w:rsid w:val="00CD42D5"/>
    <w:rsid w:val="00CD46D7"/>
    <w:rsid w:val="00CD68D4"/>
    <w:rsid w:val="00CD69F5"/>
    <w:rsid w:val="00CD71B7"/>
    <w:rsid w:val="00CD733F"/>
    <w:rsid w:val="00CD7460"/>
    <w:rsid w:val="00CD77C7"/>
    <w:rsid w:val="00CD7F13"/>
    <w:rsid w:val="00CE02AD"/>
    <w:rsid w:val="00CE48A8"/>
    <w:rsid w:val="00CE55FB"/>
    <w:rsid w:val="00CE5CB7"/>
    <w:rsid w:val="00CE6511"/>
    <w:rsid w:val="00CE70CF"/>
    <w:rsid w:val="00CF1337"/>
    <w:rsid w:val="00CF1432"/>
    <w:rsid w:val="00CF184D"/>
    <w:rsid w:val="00CF35BA"/>
    <w:rsid w:val="00CF4F53"/>
    <w:rsid w:val="00CF4FCC"/>
    <w:rsid w:val="00CF5140"/>
    <w:rsid w:val="00CF6A87"/>
    <w:rsid w:val="00CF7357"/>
    <w:rsid w:val="00D002BB"/>
    <w:rsid w:val="00D00B32"/>
    <w:rsid w:val="00D01CA3"/>
    <w:rsid w:val="00D01FDF"/>
    <w:rsid w:val="00D02E1B"/>
    <w:rsid w:val="00D045F3"/>
    <w:rsid w:val="00D059B5"/>
    <w:rsid w:val="00D05B17"/>
    <w:rsid w:val="00D06AFC"/>
    <w:rsid w:val="00D07C83"/>
    <w:rsid w:val="00D07CC6"/>
    <w:rsid w:val="00D10281"/>
    <w:rsid w:val="00D10427"/>
    <w:rsid w:val="00D10DC2"/>
    <w:rsid w:val="00D129E1"/>
    <w:rsid w:val="00D13070"/>
    <w:rsid w:val="00D134C6"/>
    <w:rsid w:val="00D13553"/>
    <w:rsid w:val="00D13621"/>
    <w:rsid w:val="00D13AF4"/>
    <w:rsid w:val="00D13D2E"/>
    <w:rsid w:val="00D1408A"/>
    <w:rsid w:val="00D1412B"/>
    <w:rsid w:val="00D1565C"/>
    <w:rsid w:val="00D15A1A"/>
    <w:rsid w:val="00D15F5C"/>
    <w:rsid w:val="00D16250"/>
    <w:rsid w:val="00D169DA"/>
    <w:rsid w:val="00D16B26"/>
    <w:rsid w:val="00D16FC1"/>
    <w:rsid w:val="00D1783A"/>
    <w:rsid w:val="00D20708"/>
    <w:rsid w:val="00D212F9"/>
    <w:rsid w:val="00D2230B"/>
    <w:rsid w:val="00D23350"/>
    <w:rsid w:val="00D2345C"/>
    <w:rsid w:val="00D2461C"/>
    <w:rsid w:val="00D258BC"/>
    <w:rsid w:val="00D259BB"/>
    <w:rsid w:val="00D25A81"/>
    <w:rsid w:val="00D26CC5"/>
    <w:rsid w:val="00D275D3"/>
    <w:rsid w:val="00D30B2F"/>
    <w:rsid w:val="00D30C73"/>
    <w:rsid w:val="00D30DCE"/>
    <w:rsid w:val="00D3314E"/>
    <w:rsid w:val="00D33907"/>
    <w:rsid w:val="00D341CF"/>
    <w:rsid w:val="00D34584"/>
    <w:rsid w:val="00D345AE"/>
    <w:rsid w:val="00D349D1"/>
    <w:rsid w:val="00D3575B"/>
    <w:rsid w:val="00D35B55"/>
    <w:rsid w:val="00D35D41"/>
    <w:rsid w:val="00D36608"/>
    <w:rsid w:val="00D36AA0"/>
    <w:rsid w:val="00D37CB8"/>
    <w:rsid w:val="00D40AA3"/>
    <w:rsid w:val="00D4524C"/>
    <w:rsid w:val="00D45443"/>
    <w:rsid w:val="00D47332"/>
    <w:rsid w:val="00D47BC4"/>
    <w:rsid w:val="00D505D8"/>
    <w:rsid w:val="00D505E7"/>
    <w:rsid w:val="00D5070E"/>
    <w:rsid w:val="00D50FA3"/>
    <w:rsid w:val="00D51190"/>
    <w:rsid w:val="00D52197"/>
    <w:rsid w:val="00D521B2"/>
    <w:rsid w:val="00D52838"/>
    <w:rsid w:val="00D53221"/>
    <w:rsid w:val="00D5351F"/>
    <w:rsid w:val="00D53D97"/>
    <w:rsid w:val="00D5415C"/>
    <w:rsid w:val="00D54252"/>
    <w:rsid w:val="00D5426B"/>
    <w:rsid w:val="00D546BA"/>
    <w:rsid w:val="00D549C4"/>
    <w:rsid w:val="00D551CA"/>
    <w:rsid w:val="00D5549B"/>
    <w:rsid w:val="00D559D3"/>
    <w:rsid w:val="00D55B8E"/>
    <w:rsid w:val="00D55BDF"/>
    <w:rsid w:val="00D55D2D"/>
    <w:rsid w:val="00D56EFE"/>
    <w:rsid w:val="00D5732F"/>
    <w:rsid w:val="00D6005A"/>
    <w:rsid w:val="00D6327B"/>
    <w:rsid w:val="00D63608"/>
    <w:rsid w:val="00D6475C"/>
    <w:rsid w:val="00D65015"/>
    <w:rsid w:val="00D6528A"/>
    <w:rsid w:val="00D70632"/>
    <w:rsid w:val="00D70B49"/>
    <w:rsid w:val="00D725CC"/>
    <w:rsid w:val="00D72C1E"/>
    <w:rsid w:val="00D72C8C"/>
    <w:rsid w:val="00D72F5D"/>
    <w:rsid w:val="00D73963"/>
    <w:rsid w:val="00D74801"/>
    <w:rsid w:val="00D74BFF"/>
    <w:rsid w:val="00D7555A"/>
    <w:rsid w:val="00D7593C"/>
    <w:rsid w:val="00D75A17"/>
    <w:rsid w:val="00D7671D"/>
    <w:rsid w:val="00D76747"/>
    <w:rsid w:val="00D7706F"/>
    <w:rsid w:val="00D7792B"/>
    <w:rsid w:val="00D77B32"/>
    <w:rsid w:val="00D8033C"/>
    <w:rsid w:val="00D81459"/>
    <w:rsid w:val="00D814F1"/>
    <w:rsid w:val="00D81660"/>
    <w:rsid w:val="00D816B4"/>
    <w:rsid w:val="00D820C8"/>
    <w:rsid w:val="00D827B7"/>
    <w:rsid w:val="00D8298E"/>
    <w:rsid w:val="00D83150"/>
    <w:rsid w:val="00D8319B"/>
    <w:rsid w:val="00D8335E"/>
    <w:rsid w:val="00D83536"/>
    <w:rsid w:val="00D83AC4"/>
    <w:rsid w:val="00D84A9B"/>
    <w:rsid w:val="00D84E8A"/>
    <w:rsid w:val="00D84FC6"/>
    <w:rsid w:val="00D85D59"/>
    <w:rsid w:val="00D85D84"/>
    <w:rsid w:val="00D8631D"/>
    <w:rsid w:val="00D865AA"/>
    <w:rsid w:val="00D86BB2"/>
    <w:rsid w:val="00D9025E"/>
    <w:rsid w:val="00D9177D"/>
    <w:rsid w:val="00D91FBB"/>
    <w:rsid w:val="00D93026"/>
    <w:rsid w:val="00D933CA"/>
    <w:rsid w:val="00D957E3"/>
    <w:rsid w:val="00D96201"/>
    <w:rsid w:val="00D96A2C"/>
    <w:rsid w:val="00D9792C"/>
    <w:rsid w:val="00D97EEA"/>
    <w:rsid w:val="00DA0185"/>
    <w:rsid w:val="00DA1A0C"/>
    <w:rsid w:val="00DA1B0A"/>
    <w:rsid w:val="00DA1C91"/>
    <w:rsid w:val="00DA1DF1"/>
    <w:rsid w:val="00DA2ABA"/>
    <w:rsid w:val="00DA42DD"/>
    <w:rsid w:val="00DA449F"/>
    <w:rsid w:val="00DA527E"/>
    <w:rsid w:val="00DA53A4"/>
    <w:rsid w:val="00DA543A"/>
    <w:rsid w:val="00DA55A3"/>
    <w:rsid w:val="00DA5EC4"/>
    <w:rsid w:val="00DA69EE"/>
    <w:rsid w:val="00DA732A"/>
    <w:rsid w:val="00DA7B8E"/>
    <w:rsid w:val="00DB2052"/>
    <w:rsid w:val="00DB20A3"/>
    <w:rsid w:val="00DB2991"/>
    <w:rsid w:val="00DB2D38"/>
    <w:rsid w:val="00DB5A18"/>
    <w:rsid w:val="00DB6947"/>
    <w:rsid w:val="00DB7F7A"/>
    <w:rsid w:val="00DC1307"/>
    <w:rsid w:val="00DC1620"/>
    <w:rsid w:val="00DC26C3"/>
    <w:rsid w:val="00DC2B7E"/>
    <w:rsid w:val="00DC33B3"/>
    <w:rsid w:val="00DC3D05"/>
    <w:rsid w:val="00DC4046"/>
    <w:rsid w:val="00DC4443"/>
    <w:rsid w:val="00DC4F84"/>
    <w:rsid w:val="00DC5480"/>
    <w:rsid w:val="00DC571D"/>
    <w:rsid w:val="00DC58EC"/>
    <w:rsid w:val="00DC634F"/>
    <w:rsid w:val="00DC6B3D"/>
    <w:rsid w:val="00DC75E2"/>
    <w:rsid w:val="00DC7C75"/>
    <w:rsid w:val="00DD0756"/>
    <w:rsid w:val="00DD0836"/>
    <w:rsid w:val="00DD0D18"/>
    <w:rsid w:val="00DD19F3"/>
    <w:rsid w:val="00DD1AA3"/>
    <w:rsid w:val="00DD2469"/>
    <w:rsid w:val="00DD29A6"/>
    <w:rsid w:val="00DD3D34"/>
    <w:rsid w:val="00DD3EF7"/>
    <w:rsid w:val="00DD4730"/>
    <w:rsid w:val="00DD47E1"/>
    <w:rsid w:val="00DD4A94"/>
    <w:rsid w:val="00DD4EA2"/>
    <w:rsid w:val="00DD5345"/>
    <w:rsid w:val="00DD56C4"/>
    <w:rsid w:val="00DD5A1B"/>
    <w:rsid w:val="00DD5F5D"/>
    <w:rsid w:val="00DD71C1"/>
    <w:rsid w:val="00DD755F"/>
    <w:rsid w:val="00DD780B"/>
    <w:rsid w:val="00DE030A"/>
    <w:rsid w:val="00DE099E"/>
    <w:rsid w:val="00DE203B"/>
    <w:rsid w:val="00DE2493"/>
    <w:rsid w:val="00DE36B1"/>
    <w:rsid w:val="00DE37FA"/>
    <w:rsid w:val="00DE3D19"/>
    <w:rsid w:val="00DE4A89"/>
    <w:rsid w:val="00DE4D4B"/>
    <w:rsid w:val="00DE558B"/>
    <w:rsid w:val="00DE5E48"/>
    <w:rsid w:val="00DE6666"/>
    <w:rsid w:val="00DE6CC4"/>
    <w:rsid w:val="00DE6E51"/>
    <w:rsid w:val="00DE753C"/>
    <w:rsid w:val="00DF120E"/>
    <w:rsid w:val="00DF1937"/>
    <w:rsid w:val="00DF1CBA"/>
    <w:rsid w:val="00DF1FED"/>
    <w:rsid w:val="00DF2BAF"/>
    <w:rsid w:val="00DF3CFF"/>
    <w:rsid w:val="00DF4722"/>
    <w:rsid w:val="00DF545B"/>
    <w:rsid w:val="00DF5622"/>
    <w:rsid w:val="00DF5E52"/>
    <w:rsid w:val="00DF736D"/>
    <w:rsid w:val="00E00EF2"/>
    <w:rsid w:val="00E02570"/>
    <w:rsid w:val="00E0266F"/>
    <w:rsid w:val="00E0295C"/>
    <w:rsid w:val="00E0391D"/>
    <w:rsid w:val="00E03B49"/>
    <w:rsid w:val="00E0438A"/>
    <w:rsid w:val="00E04926"/>
    <w:rsid w:val="00E04B79"/>
    <w:rsid w:val="00E069A0"/>
    <w:rsid w:val="00E10598"/>
    <w:rsid w:val="00E10D10"/>
    <w:rsid w:val="00E10E2E"/>
    <w:rsid w:val="00E112A7"/>
    <w:rsid w:val="00E11FF4"/>
    <w:rsid w:val="00E129EC"/>
    <w:rsid w:val="00E13DF6"/>
    <w:rsid w:val="00E13EC9"/>
    <w:rsid w:val="00E1435B"/>
    <w:rsid w:val="00E1552D"/>
    <w:rsid w:val="00E15835"/>
    <w:rsid w:val="00E15858"/>
    <w:rsid w:val="00E15E53"/>
    <w:rsid w:val="00E166DD"/>
    <w:rsid w:val="00E16EB9"/>
    <w:rsid w:val="00E17337"/>
    <w:rsid w:val="00E2028D"/>
    <w:rsid w:val="00E22128"/>
    <w:rsid w:val="00E22496"/>
    <w:rsid w:val="00E22C61"/>
    <w:rsid w:val="00E23637"/>
    <w:rsid w:val="00E24641"/>
    <w:rsid w:val="00E2466C"/>
    <w:rsid w:val="00E24D2A"/>
    <w:rsid w:val="00E25FC7"/>
    <w:rsid w:val="00E2632C"/>
    <w:rsid w:val="00E270FC"/>
    <w:rsid w:val="00E30A05"/>
    <w:rsid w:val="00E3176B"/>
    <w:rsid w:val="00E31D37"/>
    <w:rsid w:val="00E3201A"/>
    <w:rsid w:val="00E32482"/>
    <w:rsid w:val="00E32B66"/>
    <w:rsid w:val="00E33322"/>
    <w:rsid w:val="00E3346E"/>
    <w:rsid w:val="00E33740"/>
    <w:rsid w:val="00E33F16"/>
    <w:rsid w:val="00E35AE5"/>
    <w:rsid w:val="00E36D17"/>
    <w:rsid w:val="00E36E91"/>
    <w:rsid w:val="00E37D26"/>
    <w:rsid w:val="00E408BF"/>
    <w:rsid w:val="00E40E26"/>
    <w:rsid w:val="00E41154"/>
    <w:rsid w:val="00E41165"/>
    <w:rsid w:val="00E412FD"/>
    <w:rsid w:val="00E416E4"/>
    <w:rsid w:val="00E41732"/>
    <w:rsid w:val="00E41D0C"/>
    <w:rsid w:val="00E41EF7"/>
    <w:rsid w:val="00E4481A"/>
    <w:rsid w:val="00E44D26"/>
    <w:rsid w:val="00E452A7"/>
    <w:rsid w:val="00E4535F"/>
    <w:rsid w:val="00E45939"/>
    <w:rsid w:val="00E46A95"/>
    <w:rsid w:val="00E46ECA"/>
    <w:rsid w:val="00E47DE0"/>
    <w:rsid w:val="00E47E36"/>
    <w:rsid w:val="00E50A9E"/>
    <w:rsid w:val="00E51638"/>
    <w:rsid w:val="00E52276"/>
    <w:rsid w:val="00E52D17"/>
    <w:rsid w:val="00E5390D"/>
    <w:rsid w:val="00E5397E"/>
    <w:rsid w:val="00E5416C"/>
    <w:rsid w:val="00E54C33"/>
    <w:rsid w:val="00E54C59"/>
    <w:rsid w:val="00E54D13"/>
    <w:rsid w:val="00E55DE4"/>
    <w:rsid w:val="00E5634F"/>
    <w:rsid w:val="00E56D9F"/>
    <w:rsid w:val="00E60FC7"/>
    <w:rsid w:val="00E614DE"/>
    <w:rsid w:val="00E61A8F"/>
    <w:rsid w:val="00E61B53"/>
    <w:rsid w:val="00E61B58"/>
    <w:rsid w:val="00E62434"/>
    <w:rsid w:val="00E62851"/>
    <w:rsid w:val="00E63DB4"/>
    <w:rsid w:val="00E64135"/>
    <w:rsid w:val="00E64575"/>
    <w:rsid w:val="00E6599C"/>
    <w:rsid w:val="00E66DC4"/>
    <w:rsid w:val="00E6727F"/>
    <w:rsid w:val="00E679C2"/>
    <w:rsid w:val="00E701AB"/>
    <w:rsid w:val="00E704B5"/>
    <w:rsid w:val="00E70714"/>
    <w:rsid w:val="00E70DC4"/>
    <w:rsid w:val="00E711E5"/>
    <w:rsid w:val="00E7142B"/>
    <w:rsid w:val="00E72749"/>
    <w:rsid w:val="00E72BD7"/>
    <w:rsid w:val="00E72D26"/>
    <w:rsid w:val="00E748C0"/>
    <w:rsid w:val="00E74945"/>
    <w:rsid w:val="00E74EB3"/>
    <w:rsid w:val="00E753E2"/>
    <w:rsid w:val="00E75A27"/>
    <w:rsid w:val="00E763FE"/>
    <w:rsid w:val="00E76FA3"/>
    <w:rsid w:val="00E80A07"/>
    <w:rsid w:val="00E82871"/>
    <w:rsid w:val="00E84498"/>
    <w:rsid w:val="00E85306"/>
    <w:rsid w:val="00E85333"/>
    <w:rsid w:val="00E85F6A"/>
    <w:rsid w:val="00E8670D"/>
    <w:rsid w:val="00E86FAE"/>
    <w:rsid w:val="00E8776C"/>
    <w:rsid w:val="00E92C11"/>
    <w:rsid w:val="00E92CD6"/>
    <w:rsid w:val="00E93548"/>
    <w:rsid w:val="00E95A15"/>
    <w:rsid w:val="00E96DE1"/>
    <w:rsid w:val="00E96DF4"/>
    <w:rsid w:val="00EA0356"/>
    <w:rsid w:val="00EA0A5F"/>
    <w:rsid w:val="00EA0E9D"/>
    <w:rsid w:val="00EA2894"/>
    <w:rsid w:val="00EA29D7"/>
    <w:rsid w:val="00EA3580"/>
    <w:rsid w:val="00EA388A"/>
    <w:rsid w:val="00EA40B5"/>
    <w:rsid w:val="00EA4AF8"/>
    <w:rsid w:val="00EA585A"/>
    <w:rsid w:val="00EA623F"/>
    <w:rsid w:val="00EA662D"/>
    <w:rsid w:val="00EB1416"/>
    <w:rsid w:val="00EB2C1E"/>
    <w:rsid w:val="00EB2C1F"/>
    <w:rsid w:val="00EB449B"/>
    <w:rsid w:val="00EB4AA7"/>
    <w:rsid w:val="00EB4AB8"/>
    <w:rsid w:val="00EB7F4A"/>
    <w:rsid w:val="00EC1C1D"/>
    <w:rsid w:val="00EC2025"/>
    <w:rsid w:val="00EC22AF"/>
    <w:rsid w:val="00EC2C61"/>
    <w:rsid w:val="00EC33DB"/>
    <w:rsid w:val="00EC3892"/>
    <w:rsid w:val="00EC4D5F"/>
    <w:rsid w:val="00EC5E38"/>
    <w:rsid w:val="00EC6099"/>
    <w:rsid w:val="00EC60AD"/>
    <w:rsid w:val="00EC62A7"/>
    <w:rsid w:val="00EC62BE"/>
    <w:rsid w:val="00EC7179"/>
    <w:rsid w:val="00ED08E9"/>
    <w:rsid w:val="00ED0DFD"/>
    <w:rsid w:val="00ED10FA"/>
    <w:rsid w:val="00ED1E7C"/>
    <w:rsid w:val="00ED22AD"/>
    <w:rsid w:val="00ED30B2"/>
    <w:rsid w:val="00ED61DB"/>
    <w:rsid w:val="00ED7476"/>
    <w:rsid w:val="00ED772A"/>
    <w:rsid w:val="00ED7A45"/>
    <w:rsid w:val="00EE04ED"/>
    <w:rsid w:val="00EE0A7B"/>
    <w:rsid w:val="00EE16EA"/>
    <w:rsid w:val="00EE19CB"/>
    <w:rsid w:val="00EE3257"/>
    <w:rsid w:val="00EE34BF"/>
    <w:rsid w:val="00EE41AB"/>
    <w:rsid w:val="00EE4998"/>
    <w:rsid w:val="00EE4A20"/>
    <w:rsid w:val="00EE4CDC"/>
    <w:rsid w:val="00EE4F70"/>
    <w:rsid w:val="00EE511B"/>
    <w:rsid w:val="00EE68AC"/>
    <w:rsid w:val="00EE7FA0"/>
    <w:rsid w:val="00EF04FC"/>
    <w:rsid w:val="00EF0AA2"/>
    <w:rsid w:val="00EF0AC5"/>
    <w:rsid w:val="00EF1D7F"/>
    <w:rsid w:val="00EF217E"/>
    <w:rsid w:val="00EF2F87"/>
    <w:rsid w:val="00EF3604"/>
    <w:rsid w:val="00EF3BFF"/>
    <w:rsid w:val="00EF4499"/>
    <w:rsid w:val="00EF4BE4"/>
    <w:rsid w:val="00EF63A5"/>
    <w:rsid w:val="00EF7A0A"/>
    <w:rsid w:val="00F00168"/>
    <w:rsid w:val="00F00DF3"/>
    <w:rsid w:val="00F0116E"/>
    <w:rsid w:val="00F011A8"/>
    <w:rsid w:val="00F014A2"/>
    <w:rsid w:val="00F0154C"/>
    <w:rsid w:val="00F01E4D"/>
    <w:rsid w:val="00F03453"/>
    <w:rsid w:val="00F03D1E"/>
    <w:rsid w:val="00F0510E"/>
    <w:rsid w:val="00F055D1"/>
    <w:rsid w:val="00F0667F"/>
    <w:rsid w:val="00F075C2"/>
    <w:rsid w:val="00F07B3A"/>
    <w:rsid w:val="00F1006E"/>
    <w:rsid w:val="00F102AB"/>
    <w:rsid w:val="00F103EA"/>
    <w:rsid w:val="00F10ABA"/>
    <w:rsid w:val="00F1132B"/>
    <w:rsid w:val="00F114EF"/>
    <w:rsid w:val="00F12046"/>
    <w:rsid w:val="00F12BD0"/>
    <w:rsid w:val="00F130F9"/>
    <w:rsid w:val="00F13AE0"/>
    <w:rsid w:val="00F14472"/>
    <w:rsid w:val="00F157C9"/>
    <w:rsid w:val="00F17068"/>
    <w:rsid w:val="00F17426"/>
    <w:rsid w:val="00F17C26"/>
    <w:rsid w:val="00F17C7A"/>
    <w:rsid w:val="00F20272"/>
    <w:rsid w:val="00F205F8"/>
    <w:rsid w:val="00F21AEB"/>
    <w:rsid w:val="00F22165"/>
    <w:rsid w:val="00F22A9B"/>
    <w:rsid w:val="00F22CE0"/>
    <w:rsid w:val="00F23BBB"/>
    <w:rsid w:val="00F23C65"/>
    <w:rsid w:val="00F23FB3"/>
    <w:rsid w:val="00F24F3F"/>
    <w:rsid w:val="00F25198"/>
    <w:rsid w:val="00F25A75"/>
    <w:rsid w:val="00F26817"/>
    <w:rsid w:val="00F26A2E"/>
    <w:rsid w:val="00F26B61"/>
    <w:rsid w:val="00F274F3"/>
    <w:rsid w:val="00F278D4"/>
    <w:rsid w:val="00F303C2"/>
    <w:rsid w:val="00F315D2"/>
    <w:rsid w:val="00F31C31"/>
    <w:rsid w:val="00F343C9"/>
    <w:rsid w:val="00F3560F"/>
    <w:rsid w:val="00F35D94"/>
    <w:rsid w:val="00F37194"/>
    <w:rsid w:val="00F373F3"/>
    <w:rsid w:val="00F37D01"/>
    <w:rsid w:val="00F400FC"/>
    <w:rsid w:val="00F40667"/>
    <w:rsid w:val="00F407EB"/>
    <w:rsid w:val="00F422E5"/>
    <w:rsid w:val="00F42DFE"/>
    <w:rsid w:val="00F4470E"/>
    <w:rsid w:val="00F45127"/>
    <w:rsid w:val="00F45287"/>
    <w:rsid w:val="00F46503"/>
    <w:rsid w:val="00F46E73"/>
    <w:rsid w:val="00F470AD"/>
    <w:rsid w:val="00F474EB"/>
    <w:rsid w:val="00F53D10"/>
    <w:rsid w:val="00F540D4"/>
    <w:rsid w:val="00F549D0"/>
    <w:rsid w:val="00F55172"/>
    <w:rsid w:val="00F55A91"/>
    <w:rsid w:val="00F563FC"/>
    <w:rsid w:val="00F56853"/>
    <w:rsid w:val="00F60F7D"/>
    <w:rsid w:val="00F611E0"/>
    <w:rsid w:val="00F61E54"/>
    <w:rsid w:val="00F63907"/>
    <w:rsid w:val="00F63929"/>
    <w:rsid w:val="00F64505"/>
    <w:rsid w:val="00F64516"/>
    <w:rsid w:val="00F648DF"/>
    <w:rsid w:val="00F64AB6"/>
    <w:rsid w:val="00F64B8F"/>
    <w:rsid w:val="00F65699"/>
    <w:rsid w:val="00F679E1"/>
    <w:rsid w:val="00F67B8C"/>
    <w:rsid w:val="00F7107B"/>
    <w:rsid w:val="00F71EEA"/>
    <w:rsid w:val="00F729DF"/>
    <w:rsid w:val="00F73370"/>
    <w:rsid w:val="00F7425F"/>
    <w:rsid w:val="00F748B9"/>
    <w:rsid w:val="00F74FB8"/>
    <w:rsid w:val="00F75AEB"/>
    <w:rsid w:val="00F76088"/>
    <w:rsid w:val="00F76E4C"/>
    <w:rsid w:val="00F81B34"/>
    <w:rsid w:val="00F830E2"/>
    <w:rsid w:val="00F8311E"/>
    <w:rsid w:val="00F83C8A"/>
    <w:rsid w:val="00F8580D"/>
    <w:rsid w:val="00F8684B"/>
    <w:rsid w:val="00F87778"/>
    <w:rsid w:val="00F91A8C"/>
    <w:rsid w:val="00F91B4C"/>
    <w:rsid w:val="00F932CC"/>
    <w:rsid w:val="00F94D16"/>
    <w:rsid w:val="00F94F94"/>
    <w:rsid w:val="00F952DE"/>
    <w:rsid w:val="00F95319"/>
    <w:rsid w:val="00F965C3"/>
    <w:rsid w:val="00F9667E"/>
    <w:rsid w:val="00F96B3B"/>
    <w:rsid w:val="00F972B2"/>
    <w:rsid w:val="00FA0606"/>
    <w:rsid w:val="00FA1793"/>
    <w:rsid w:val="00FA1A21"/>
    <w:rsid w:val="00FA24A7"/>
    <w:rsid w:val="00FA2E6F"/>
    <w:rsid w:val="00FA2E76"/>
    <w:rsid w:val="00FA3019"/>
    <w:rsid w:val="00FA3C5C"/>
    <w:rsid w:val="00FA3F0D"/>
    <w:rsid w:val="00FA470E"/>
    <w:rsid w:val="00FA52C5"/>
    <w:rsid w:val="00FA5624"/>
    <w:rsid w:val="00FA6340"/>
    <w:rsid w:val="00FA6823"/>
    <w:rsid w:val="00FA6BA8"/>
    <w:rsid w:val="00FA6E6C"/>
    <w:rsid w:val="00FA7667"/>
    <w:rsid w:val="00FA7AE9"/>
    <w:rsid w:val="00FB085D"/>
    <w:rsid w:val="00FB18C3"/>
    <w:rsid w:val="00FB1D6C"/>
    <w:rsid w:val="00FB1F05"/>
    <w:rsid w:val="00FB27B7"/>
    <w:rsid w:val="00FB2A07"/>
    <w:rsid w:val="00FB2CDC"/>
    <w:rsid w:val="00FB31E0"/>
    <w:rsid w:val="00FB4222"/>
    <w:rsid w:val="00FB42C7"/>
    <w:rsid w:val="00FB4969"/>
    <w:rsid w:val="00FB5002"/>
    <w:rsid w:val="00FB592D"/>
    <w:rsid w:val="00FB60CE"/>
    <w:rsid w:val="00FB6D62"/>
    <w:rsid w:val="00FB7F66"/>
    <w:rsid w:val="00FC0B04"/>
    <w:rsid w:val="00FC0E12"/>
    <w:rsid w:val="00FC12C3"/>
    <w:rsid w:val="00FC1326"/>
    <w:rsid w:val="00FC24E1"/>
    <w:rsid w:val="00FC28E6"/>
    <w:rsid w:val="00FC350B"/>
    <w:rsid w:val="00FC39BE"/>
    <w:rsid w:val="00FC3A2F"/>
    <w:rsid w:val="00FC42D5"/>
    <w:rsid w:val="00FC4366"/>
    <w:rsid w:val="00FC467A"/>
    <w:rsid w:val="00FC5A24"/>
    <w:rsid w:val="00FC5A3C"/>
    <w:rsid w:val="00FC7D41"/>
    <w:rsid w:val="00FD0276"/>
    <w:rsid w:val="00FD1123"/>
    <w:rsid w:val="00FD1D59"/>
    <w:rsid w:val="00FD1DB6"/>
    <w:rsid w:val="00FD2808"/>
    <w:rsid w:val="00FD2BE3"/>
    <w:rsid w:val="00FD44C4"/>
    <w:rsid w:val="00FD475A"/>
    <w:rsid w:val="00FD6476"/>
    <w:rsid w:val="00FD6954"/>
    <w:rsid w:val="00FD7164"/>
    <w:rsid w:val="00FD72FE"/>
    <w:rsid w:val="00FE06EC"/>
    <w:rsid w:val="00FE1E43"/>
    <w:rsid w:val="00FE404E"/>
    <w:rsid w:val="00FE431C"/>
    <w:rsid w:val="00FE4860"/>
    <w:rsid w:val="00FE5D1F"/>
    <w:rsid w:val="00FE5D24"/>
    <w:rsid w:val="00FE6D6D"/>
    <w:rsid w:val="00FF0BFA"/>
    <w:rsid w:val="00FF0F0B"/>
    <w:rsid w:val="00FF1064"/>
    <w:rsid w:val="00FF144F"/>
    <w:rsid w:val="00FF3154"/>
    <w:rsid w:val="00FF3652"/>
    <w:rsid w:val="00FF5431"/>
    <w:rsid w:val="00FF5C07"/>
    <w:rsid w:val="00FF614A"/>
    <w:rsid w:val="00FF643C"/>
    <w:rsid w:val="00FF6808"/>
    <w:rsid w:val="00FF7B5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26733D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107DC"/>
    <w:rPr>
      <w:rFonts w:ascii="Lucida Grande" w:hAnsi="Lucida Grande"/>
      <w:sz w:val="18"/>
      <w:szCs w:val="18"/>
    </w:rPr>
  </w:style>
  <w:style w:type="character" w:customStyle="1" w:styleId="BalloonTextChar">
    <w:name w:val="Balloon Text Char"/>
    <w:basedOn w:val="DefaultParagraphFont"/>
    <w:link w:val="BalloonText"/>
    <w:uiPriority w:val="99"/>
    <w:semiHidden/>
    <w:rsid w:val="001107DC"/>
    <w:rPr>
      <w:rFonts w:ascii="Lucida Grande" w:hAnsi="Lucida Grande"/>
      <w:sz w:val="18"/>
      <w:szCs w:val="18"/>
    </w:rPr>
  </w:style>
  <w:style w:type="paragraph" w:styleId="ListParagraph">
    <w:name w:val="List Paragraph"/>
    <w:basedOn w:val="Normal"/>
    <w:uiPriority w:val="34"/>
    <w:qFormat/>
    <w:rsid w:val="00690B03"/>
    <w:pPr>
      <w:ind w:left="720"/>
      <w:contextualSpacing/>
    </w:pPr>
  </w:style>
  <w:style w:type="paragraph" w:styleId="Revision">
    <w:name w:val="Revision"/>
    <w:hidden/>
    <w:uiPriority w:val="99"/>
    <w:semiHidden/>
    <w:rsid w:val="00EF2F87"/>
  </w:style>
  <w:style w:type="paragraph" w:styleId="Header">
    <w:name w:val="header"/>
    <w:basedOn w:val="Normal"/>
    <w:link w:val="HeaderChar"/>
    <w:uiPriority w:val="99"/>
    <w:unhideWhenUsed/>
    <w:rsid w:val="007916CB"/>
    <w:pPr>
      <w:tabs>
        <w:tab w:val="center" w:pos="4320"/>
        <w:tab w:val="right" w:pos="8640"/>
      </w:tabs>
    </w:pPr>
  </w:style>
  <w:style w:type="character" w:customStyle="1" w:styleId="HeaderChar">
    <w:name w:val="Header Char"/>
    <w:basedOn w:val="DefaultParagraphFont"/>
    <w:link w:val="Header"/>
    <w:uiPriority w:val="99"/>
    <w:rsid w:val="007916CB"/>
  </w:style>
  <w:style w:type="paragraph" w:styleId="Footer">
    <w:name w:val="footer"/>
    <w:basedOn w:val="Normal"/>
    <w:link w:val="FooterChar"/>
    <w:uiPriority w:val="99"/>
    <w:unhideWhenUsed/>
    <w:rsid w:val="007916CB"/>
    <w:pPr>
      <w:tabs>
        <w:tab w:val="center" w:pos="4320"/>
        <w:tab w:val="right" w:pos="8640"/>
      </w:tabs>
    </w:pPr>
  </w:style>
  <w:style w:type="character" w:customStyle="1" w:styleId="FooterChar">
    <w:name w:val="Footer Char"/>
    <w:basedOn w:val="DefaultParagraphFont"/>
    <w:link w:val="Footer"/>
    <w:uiPriority w:val="99"/>
    <w:rsid w:val="007916CB"/>
  </w:style>
  <w:style w:type="table" w:styleId="TableGrid">
    <w:name w:val="Table Grid"/>
    <w:basedOn w:val="TableNormal"/>
    <w:uiPriority w:val="59"/>
    <w:rsid w:val="008C5F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9E2172"/>
  </w:style>
  <w:style w:type="character" w:styleId="Hyperlink">
    <w:name w:val="Hyperlink"/>
    <w:basedOn w:val="DefaultParagraphFont"/>
    <w:uiPriority w:val="99"/>
    <w:unhideWhenUsed/>
    <w:rsid w:val="00AF4947"/>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107DC"/>
    <w:rPr>
      <w:rFonts w:ascii="Lucida Grande" w:hAnsi="Lucida Grande"/>
      <w:sz w:val="18"/>
      <w:szCs w:val="18"/>
    </w:rPr>
  </w:style>
  <w:style w:type="character" w:customStyle="1" w:styleId="BalloonTextChar">
    <w:name w:val="Balloon Text Char"/>
    <w:basedOn w:val="DefaultParagraphFont"/>
    <w:link w:val="BalloonText"/>
    <w:uiPriority w:val="99"/>
    <w:semiHidden/>
    <w:rsid w:val="001107DC"/>
    <w:rPr>
      <w:rFonts w:ascii="Lucida Grande" w:hAnsi="Lucida Grande"/>
      <w:sz w:val="18"/>
      <w:szCs w:val="18"/>
    </w:rPr>
  </w:style>
  <w:style w:type="paragraph" w:styleId="ListParagraph">
    <w:name w:val="List Paragraph"/>
    <w:basedOn w:val="Normal"/>
    <w:uiPriority w:val="34"/>
    <w:qFormat/>
    <w:rsid w:val="00690B03"/>
    <w:pPr>
      <w:ind w:left="720"/>
      <w:contextualSpacing/>
    </w:pPr>
  </w:style>
  <w:style w:type="paragraph" w:styleId="Revision">
    <w:name w:val="Revision"/>
    <w:hidden/>
    <w:uiPriority w:val="99"/>
    <w:semiHidden/>
    <w:rsid w:val="00EF2F87"/>
  </w:style>
  <w:style w:type="paragraph" w:styleId="Header">
    <w:name w:val="header"/>
    <w:basedOn w:val="Normal"/>
    <w:link w:val="HeaderChar"/>
    <w:uiPriority w:val="99"/>
    <w:unhideWhenUsed/>
    <w:rsid w:val="007916CB"/>
    <w:pPr>
      <w:tabs>
        <w:tab w:val="center" w:pos="4320"/>
        <w:tab w:val="right" w:pos="8640"/>
      </w:tabs>
    </w:pPr>
  </w:style>
  <w:style w:type="character" w:customStyle="1" w:styleId="HeaderChar">
    <w:name w:val="Header Char"/>
    <w:basedOn w:val="DefaultParagraphFont"/>
    <w:link w:val="Header"/>
    <w:uiPriority w:val="99"/>
    <w:rsid w:val="007916CB"/>
  </w:style>
  <w:style w:type="paragraph" w:styleId="Footer">
    <w:name w:val="footer"/>
    <w:basedOn w:val="Normal"/>
    <w:link w:val="FooterChar"/>
    <w:uiPriority w:val="99"/>
    <w:unhideWhenUsed/>
    <w:rsid w:val="007916CB"/>
    <w:pPr>
      <w:tabs>
        <w:tab w:val="center" w:pos="4320"/>
        <w:tab w:val="right" w:pos="8640"/>
      </w:tabs>
    </w:pPr>
  </w:style>
  <w:style w:type="character" w:customStyle="1" w:styleId="FooterChar">
    <w:name w:val="Footer Char"/>
    <w:basedOn w:val="DefaultParagraphFont"/>
    <w:link w:val="Footer"/>
    <w:uiPriority w:val="99"/>
    <w:rsid w:val="007916CB"/>
  </w:style>
  <w:style w:type="table" w:styleId="TableGrid">
    <w:name w:val="Table Grid"/>
    <w:basedOn w:val="TableNormal"/>
    <w:uiPriority w:val="59"/>
    <w:rsid w:val="008C5F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9E2172"/>
  </w:style>
  <w:style w:type="character" w:styleId="Hyperlink">
    <w:name w:val="Hyperlink"/>
    <w:basedOn w:val="DefaultParagraphFont"/>
    <w:uiPriority w:val="99"/>
    <w:unhideWhenUsed/>
    <w:rsid w:val="00AF494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094754">
      <w:bodyDiv w:val="1"/>
      <w:marLeft w:val="0"/>
      <w:marRight w:val="0"/>
      <w:marTop w:val="0"/>
      <w:marBottom w:val="0"/>
      <w:divBdr>
        <w:top w:val="none" w:sz="0" w:space="0" w:color="auto"/>
        <w:left w:val="none" w:sz="0" w:space="0" w:color="auto"/>
        <w:bottom w:val="none" w:sz="0" w:space="0" w:color="auto"/>
        <w:right w:val="none" w:sz="0" w:space="0" w:color="auto"/>
      </w:divBdr>
    </w:div>
    <w:div w:id="67730409">
      <w:bodyDiv w:val="1"/>
      <w:marLeft w:val="0"/>
      <w:marRight w:val="0"/>
      <w:marTop w:val="0"/>
      <w:marBottom w:val="0"/>
      <w:divBdr>
        <w:top w:val="none" w:sz="0" w:space="0" w:color="auto"/>
        <w:left w:val="none" w:sz="0" w:space="0" w:color="auto"/>
        <w:bottom w:val="none" w:sz="0" w:space="0" w:color="auto"/>
        <w:right w:val="none" w:sz="0" w:space="0" w:color="auto"/>
      </w:divBdr>
    </w:div>
    <w:div w:id="281574403">
      <w:bodyDiv w:val="1"/>
      <w:marLeft w:val="0"/>
      <w:marRight w:val="0"/>
      <w:marTop w:val="0"/>
      <w:marBottom w:val="0"/>
      <w:divBdr>
        <w:top w:val="none" w:sz="0" w:space="0" w:color="auto"/>
        <w:left w:val="none" w:sz="0" w:space="0" w:color="auto"/>
        <w:bottom w:val="none" w:sz="0" w:space="0" w:color="auto"/>
        <w:right w:val="none" w:sz="0" w:space="0" w:color="auto"/>
      </w:divBdr>
    </w:div>
    <w:div w:id="436103946">
      <w:bodyDiv w:val="1"/>
      <w:marLeft w:val="0"/>
      <w:marRight w:val="0"/>
      <w:marTop w:val="0"/>
      <w:marBottom w:val="0"/>
      <w:divBdr>
        <w:top w:val="none" w:sz="0" w:space="0" w:color="auto"/>
        <w:left w:val="none" w:sz="0" w:space="0" w:color="auto"/>
        <w:bottom w:val="none" w:sz="0" w:space="0" w:color="auto"/>
        <w:right w:val="none" w:sz="0" w:space="0" w:color="auto"/>
      </w:divBdr>
    </w:div>
    <w:div w:id="565990704">
      <w:bodyDiv w:val="1"/>
      <w:marLeft w:val="0"/>
      <w:marRight w:val="0"/>
      <w:marTop w:val="0"/>
      <w:marBottom w:val="0"/>
      <w:divBdr>
        <w:top w:val="none" w:sz="0" w:space="0" w:color="auto"/>
        <w:left w:val="none" w:sz="0" w:space="0" w:color="auto"/>
        <w:bottom w:val="none" w:sz="0" w:space="0" w:color="auto"/>
        <w:right w:val="none" w:sz="0" w:space="0" w:color="auto"/>
      </w:divBdr>
    </w:div>
    <w:div w:id="668293472">
      <w:bodyDiv w:val="1"/>
      <w:marLeft w:val="0"/>
      <w:marRight w:val="0"/>
      <w:marTop w:val="0"/>
      <w:marBottom w:val="0"/>
      <w:divBdr>
        <w:top w:val="none" w:sz="0" w:space="0" w:color="auto"/>
        <w:left w:val="none" w:sz="0" w:space="0" w:color="auto"/>
        <w:bottom w:val="none" w:sz="0" w:space="0" w:color="auto"/>
        <w:right w:val="none" w:sz="0" w:space="0" w:color="auto"/>
      </w:divBdr>
    </w:div>
    <w:div w:id="686256965">
      <w:bodyDiv w:val="1"/>
      <w:marLeft w:val="0"/>
      <w:marRight w:val="0"/>
      <w:marTop w:val="0"/>
      <w:marBottom w:val="0"/>
      <w:divBdr>
        <w:top w:val="none" w:sz="0" w:space="0" w:color="auto"/>
        <w:left w:val="none" w:sz="0" w:space="0" w:color="auto"/>
        <w:bottom w:val="none" w:sz="0" w:space="0" w:color="auto"/>
        <w:right w:val="none" w:sz="0" w:space="0" w:color="auto"/>
      </w:divBdr>
    </w:div>
    <w:div w:id="1272981449">
      <w:bodyDiv w:val="1"/>
      <w:marLeft w:val="0"/>
      <w:marRight w:val="0"/>
      <w:marTop w:val="0"/>
      <w:marBottom w:val="0"/>
      <w:divBdr>
        <w:top w:val="none" w:sz="0" w:space="0" w:color="auto"/>
        <w:left w:val="none" w:sz="0" w:space="0" w:color="auto"/>
        <w:bottom w:val="none" w:sz="0" w:space="0" w:color="auto"/>
        <w:right w:val="none" w:sz="0" w:space="0" w:color="auto"/>
      </w:divBdr>
    </w:div>
    <w:div w:id="1413965004">
      <w:bodyDiv w:val="1"/>
      <w:marLeft w:val="0"/>
      <w:marRight w:val="0"/>
      <w:marTop w:val="0"/>
      <w:marBottom w:val="0"/>
      <w:divBdr>
        <w:top w:val="none" w:sz="0" w:space="0" w:color="auto"/>
        <w:left w:val="none" w:sz="0" w:space="0" w:color="auto"/>
        <w:bottom w:val="none" w:sz="0" w:space="0" w:color="auto"/>
        <w:right w:val="none" w:sz="0" w:space="0" w:color="auto"/>
      </w:divBdr>
    </w:div>
    <w:div w:id="1583954097">
      <w:bodyDiv w:val="1"/>
      <w:marLeft w:val="0"/>
      <w:marRight w:val="0"/>
      <w:marTop w:val="0"/>
      <w:marBottom w:val="0"/>
      <w:divBdr>
        <w:top w:val="none" w:sz="0" w:space="0" w:color="auto"/>
        <w:left w:val="none" w:sz="0" w:space="0" w:color="auto"/>
        <w:bottom w:val="none" w:sz="0" w:space="0" w:color="auto"/>
        <w:right w:val="none" w:sz="0" w:space="0" w:color="auto"/>
      </w:divBdr>
    </w:div>
    <w:div w:id="1616786882">
      <w:bodyDiv w:val="1"/>
      <w:marLeft w:val="0"/>
      <w:marRight w:val="0"/>
      <w:marTop w:val="0"/>
      <w:marBottom w:val="0"/>
      <w:divBdr>
        <w:top w:val="none" w:sz="0" w:space="0" w:color="auto"/>
        <w:left w:val="none" w:sz="0" w:space="0" w:color="auto"/>
        <w:bottom w:val="none" w:sz="0" w:space="0" w:color="auto"/>
        <w:right w:val="none" w:sz="0" w:space="0" w:color="auto"/>
      </w:divBdr>
    </w:div>
    <w:div w:id="187160736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emf"/><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hyperlink" Target="http://cismm.cs.unc.edu/resources/software-manuals/video-spot-tracker-manual/" TargetMode="External"/><Relationship Id="rId32" Type="http://schemas.openxmlformats.org/officeDocument/2006/relationships/fontTable" Target="fontTable.xml"/><Relationship Id="rId9" Type="http://schemas.openxmlformats.org/officeDocument/2006/relationships/image" Target="media/image1.emf"/><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34" Type="http://schemas.microsoft.com/office/2011/relationships/people" Target="people.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emf"/><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0E2220-0837-364D-97FA-24A04D82F5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14</Pages>
  <Words>5416</Words>
  <Characters>30873</Characters>
  <Application>Microsoft Macintosh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UNC-CH</Company>
  <LinksUpToDate>false</LinksUpToDate>
  <CharactersWithSpaces>36217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Chong Shao</dc:creator>
  <cp:keywords/>
  <dc:description/>
  <cp:lastModifiedBy>Chong Shao</cp:lastModifiedBy>
  <cp:revision>10</cp:revision>
  <cp:lastPrinted>2016-07-29T10:47:00Z</cp:lastPrinted>
  <dcterms:created xsi:type="dcterms:W3CDTF">2016-10-30T04:36:00Z</dcterms:created>
  <dcterms:modified xsi:type="dcterms:W3CDTF">2016-12-23T08:49:00Z</dcterms:modified>
</cp:coreProperties>
</file>